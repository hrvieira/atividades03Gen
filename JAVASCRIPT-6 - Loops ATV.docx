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05"/>
        <w:gridCol w:w="7423"/>
        <w:tblGridChange w:id="0">
          <w:tblGrid>
            <w:gridCol w:w="2205"/>
            <w:gridCol w:w="7423"/>
          </w:tblGrid>
        </w:tblGridChange>
      </w:tblGrid>
      <w:tr>
        <w:trPr>
          <w:cantSplit w:val="0"/>
          <w:tblHeader w:val="0"/>
        </w:trPr>
        <w:tc>
          <w:tcPr>
            <w:vMerge w:val="restart"/>
            <w:vAlign w:val="center"/>
          </w:tcPr>
          <w:p w:rsidR="00000000" w:rsidDel="00000000" w:rsidP="00000000" w:rsidRDefault="00000000" w:rsidRPr="00000000" w14:paraId="00000002">
            <w:pPr>
              <w:jc w:val="center"/>
              <w:rPr>
                <w:rFonts w:ascii="Arial" w:cs="Arial" w:eastAsia="Arial" w:hAnsi="Arial"/>
              </w:rPr>
            </w:pPr>
            <w:r w:rsidDel="00000000" w:rsidR="00000000" w:rsidRPr="00000000">
              <w:rPr>
                <w:rFonts w:ascii="Arial" w:cs="Arial" w:eastAsia="Arial" w:hAnsi="Arial"/>
              </w:rPr>
              <w:drawing>
                <wp:inline distB="0" distT="0" distL="0" distR="0">
                  <wp:extent cx="1263595" cy="515414"/>
                  <wp:effectExtent b="0" l="0" r="0" t="0"/>
                  <wp:docPr descr="Uma imagem contendo placar, desenho, relógio&#10;&#10;Descrição gerada automaticamente" id="16" name="image2.png"/>
                  <a:graphic>
                    <a:graphicData uri="http://schemas.openxmlformats.org/drawingml/2006/picture">
                      <pic:pic>
                        <pic:nvPicPr>
                          <pic:cNvPr descr="Uma imagem contendo placar, desenho, relógio&#10;&#10;Descrição gerada automaticamente" id="0" name="image2.png"/>
                          <pic:cNvPicPr preferRelativeResize="0"/>
                        </pic:nvPicPr>
                        <pic:blipFill>
                          <a:blip r:embed="rId7"/>
                          <a:srcRect b="0" l="0" r="0" t="0"/>
                          <a:stretch>
                            <a:fillRect/>
                          </a:stretch>
                        </pic:blipFill>
                        <pic:spPr>
                          <a:xfrm>
                            <a:off x="0" y="0"/>
                            <a:ext cx="1263595" cy="515414"/>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jc w:val="center"/>
              <w:rPr>
                <w:rFonts w:ascii="Arial" w:cs="Arial" w:eastAsia="Arial" w:hAnsi="Arial"/>
                <w:b w:val="1"/>
              </w:rPr>
            </w:pPr>
            <w:r w:rsidDel="00000000" w:rsidR="00000000" w:rsidRPr="00000000">
              <w:rPr>
                <w:rFonts w:ascii="Arial" w:cs="Arial" w:eastAsia="Arial" w:hAnsi="Arial"/>
                <w:b w:val="1"/>
                <w:sz w:val="32"/>
                <w:szCs w:val="32"/>
                <w:rtl w:val="0"/>
              </w:rPr>
              <w:t xml:space="preserve">ATIVIDADE – JavaScript</w:t>
            </w:r>
            <w:r w:rsidDel="00000000" w:rsidR="00000000" w:rsidRPr="00000000">
              <w:rPr>
                <w:rtl w:val="0"/>
              </w:rPr>
            </w:r>
          </w:p>
        </w:tc>
      </w:tr>
      <w:tr>
        <w:trPr>
          <w:cantSplit w:val="0"/>
          <w:trHeight w:val="547" w:hRule="atLeast"/>
          <w:tblHeader w:val="0"/>
        </w:trPr>
        <w:tc>
          <w:tcPr>
            <w:vMerge w:val="continue"/>
            <w:vAlign w:val="center"/>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tc>
        <w:tc>
          <w:tcPr>
            <w:vAlign w:val="center"/>
          </w:tcPr>
          <w:p w:rsidR="00000000" w:rsidDel="00000000" w:rsidP="00000000" w:rsidRDefault="00000000" w:rsidRPr="00000000" w14:paraId="0000000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Atividade prática – Loops</w:t>
            </w:r>
          </w:p>
        </w:tc>
      </w:tr>
    </w:tbl>
    <w:p w:rsidR="00000000" w:rsidDel="00000000" w:rsidP="00000000" w:rsidRDefault="00000000" w:rsidRPr="00000000" w14:paraId="00000006">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Instruções gerais:</w:t>
      </w:r>
    </w:p>
    <w:tbl>
      <w:tblPr>
        <w:tblStyle w:val="Table2"/>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numPr>
                <w:ilvl w:val="0"/>
                <w:numId w:val="7"/>
              </w:numPr>
              <w:spacing w:before="60" w:line="360" w:lineRule="auto"/>
              <w:ind w:left="360"/>
              <w:rPr>
                <w:rFonts w:ascii="Arial" w:cs="Arial" w:eastAsia="Arial" w:hAnsi="Arial"/>
                <w:sz w:val="22"/>
                <w:szCs w:val="22"/>
              </w:rPr>
            </w:pPr>
            <w:r w:rsidDel="00000000" w:rsidR="00000000" w:rsidRPr="00000000">
              <w:rPr>
                <w:rFonts w:ascii="Arial" w:cs="Arial" w:eastAsia="Arial" w:hAnsi="Arial"/>
                <w:sz w:val="22"/>
                <w:szCs w:val="22"/>
                <w:rtl w:val="0"/>
              </w:rPr>
              <w:t xml:space="preserve">Utilize o VSCode para desenvolver os algoritmos.</w:t>
            </w:r>
          </w:p>
          <w:p w:rsidR="00000000" w:rsidDel="00000000" w:rsidP="00000000" w:rsidRDefault="00000000" w:rsidRPr="00000000" w14:paraId="00000009">
            <w:pPr>
              <w:numPr>
                <w:ilvl w:val="0"/>
                <w:numId w:val="7"/>
              </w:numPr>
              <w:spacing w:line="360" w:lineRule="auto"/>
              <w:ind w:left="360"/>
              <w:rPr>
                <w:rFonts w:ascii="Arial" w:cs="Arial" w:eastAsia="Arial" w:hAnsi="Arial"/>
                <w:sz w:val="22"/>
                <w:szCs w:val="22"/>
              </w:rPr>
            </w:pPr>
            <w:r w:rsidDel="00000000" w:rsidR="00000000" w:rsidRPr="00000000">
              <w:rPr>
                <w:rFonts w:ascii="Arial" w:cs="Arial" w:eastAsia="Arial" w:hAnsi="Arial"/>
                <w:sz w:val="22"/>
                <w:szCs w:val="22"/>
                <w:rtl w:val="0"/>
              </w:rPr>
              <w:t xml:space="preserve">Ao concluir os exercícios, envie todos os códigos criados para o Repositório criado na sua conta pessoal do Github, em uma pasta identificada com o tema da sessão</w:t>
            </w:r>
          </w:p>
          <w:p w:rsidR="00000000" w:rsidDel="00000000" w:rsidP="00000000" w:rsidRDefault="00000000" w:rsidRPr="00000000" w14:paraId="0000000A">
            <w:pPr>
              <w:numPr>
                <w:ilvl w:val="0"/>
                <w:numId w:val="7"/>
              </w:numPr>
              <w:spacing w:line="360" w:lineRule="auto"/>
              <w:ind w:left="360"/>
              <w:rPr>
                <w:rFonts w:ascii="Arial" w:cs="Arial" w:eastAsia="Arial" w:hAnsi="Arial"/>
                <w:sz w:val="22"/>
                <w:szCs w:val="22"/>
              </w:rPr>
            </w:pPr>
            <w:r w:rsidDel="00000000" w:rsidR="00000000" w:rsidRPr="00000000">
              <w:rPr>
                <w:rFonts w:ascii="Arial" w:cs="Arial" w:eastAsia="Arial" w:hAnsi="Arial"/>
                <w:sz w:val="22"/>
                <w:szCs w:val="22"/>
                <w:rtl w:val="0"/>
              </w:rPr>
              <w:t xml:space="preserve">Caso seja solicitado, adicione o </w:t>
            </w:r>
            <w:r w:rsidDel="00000000" w:rsidR="00000000" w:rsidRPr="00000000">
              <w:rPr>
                <w:rFonts w:ascii="Arial" w:cs="Arial" w:eastAsia="Arial" w:hAnsi="Arial"/>
                <w:b w:val="1"/>
                <w:sz w:val="22"/>
                <w:szCs w:val="22"/>
                <w:rtl w:val="0"/>
              </w:rPr>
              <w:t xml:space="preserve">link do Github</w:t>
            </w:r>
            <w:r w:rsidDel="00000000" w:rsidR="00000000" w:rsidRPr="00000000">
              <w:rPr>
                <w:rFonts w:ascii="Arial" w:cs="Arial" w:eastAsia="Arial" w:hAnsi="Arial"/>
                <w:sz w:val="22"/>
                <w:szCs w:val="22"/>
                <w:rtl w:val="0"/>
              </w:rPr>
              <w:t xml:space="preserve"> e os </w:t>
            </w:r>
            <w:r w:rsidDel="00000000" w:rsidR="00000000" w:rsidRPr="00000000">
              <w:rPr>
                <w:rFonts w:ascii="Arial" w:cs="Arial" w:eastAsia="Arial" w:hAnsi="Arial"/>
                <w:b w:val="1"/>
                <w:sz w:val="22"/>
                <w:szCs w:val="22"/>
                <w:rtl w:val="0"/>
              </w:rPr>
              <w:t xml:space="preserve">prints</w:t>
            </w:r>
            <w:r w:rsidDel="00000000" w:rsidR="00000000" w:rsidRPr="00000000">
              <w:rPr>
                <w:rFonts w:ascii="Arial" w:cs="Arial" w:eastAsia="Arial" w:hAnsi="Arial"/>
                <w:sz w:val="22"/>
                <w:szCs w:val="22"/>
                <w:rtl w:val="0"/>
              </w:rPr>
              <w:t xml:space="preserve"> dos exercícios resolvidos, indicados pelo instrutor na Plataforma Canvas.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120" w:before="120" w:lineRule="auto"/>
              <w:jc w:val="center"/>
              <w:rPr>
                <w:rFonts w:ascii="Arial" w:cs="Arial" w:eastAsia="Arial" w:hAnsi="Arial"/>
                <w:b w:val="1"/>
                <w:color w:val="ff0000"/>
              </w:rPr>
            </w:pPr>
            <w:r w:rsidDel="00000000" w:rsidR="00000000" w:rsidRPr="00000000">
              <w:rPr>
                <w:rFonts w:ascii="Arial" w:cs="Arial" w:eastAsia="Arial" w:hAnsi="Arial"/>
                <w:b w:val="1"/>
                <w:color w:val="ff0000"/>
                <w:rtl w:val="0"/>
              </w:rPr>
              <w:t xml:space="preserve">Mantenha as entregas das Atividades em dia na Plataforma Canvas</w:t>
            </w:r>
          </w:p>
        </w:tc>
      </w:tr>
    </w:tbl>
    <w:p w:rsidR="00000000" w:rsidDel="00000000" w:rsidP="00000000" w:rsidRDefault="00000000" w:rsidRPr="00000000" w14:paraId="0000000C">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0D">
      <w:pPr>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EXERCÍCIOS</w:t>
      </w:r>
    </w:p>
    <w:p w:rsidR="00000000" w:rsidDel="00000000" w:rsidP="00000000" w:rsidRDefault="00000000" w:rsidRPr="00000000" w14:paraId="0000000F">
      <w:pPr>
        <w:spacing w:after="12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Boas práticas:</w:t>
      </w:r>
    </w:p>
    <w:p w:rsidR="00000000" w:rsidDel="00000000" w:rsidP="00000000" w:rsidRDefault="00000000" w:rsidRPr="00000000" w14:paraId="00000010">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Resolva </w:t>
      </w:r>
      <w:r w:rsidDel="00000000" w:rsidR="00000000" w:rsidRPr="00000000">
        <w:rPr>
          <w:rFonts w:ascii="Arial" w:cs="Arial" w:eastAsia="Arial" w:hAnsi="Arial"/>
          <w:b w:val="1"/>
          <w:sz w:val="24"/>
          <w:szCs w:val="24"/>
          <w:rtl w:val="0"/>
        </w:rPr>
        <w:t xml:space="preserve">1 exercício da Lista 01 — Laço de Repetição For, 1 exercício da Lista 02 — Laço de Repetição While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1 exercício da Lista 03 — Laço de Repetição Do…While, 1 exercício da Lista 04 — Vetores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b w:val="1"/>
          <w:sz w:val="24"/>
          <w:szCs w:val="24"/>
          <w:rtl w:val="0"/>
        </w:rPr>
        <w:t xml:space="preserve">1 exercício da Lista 05 — Matrizes.</w:t>
      </w:r>
      <w:r w:rsidDel="00000000" w:rsidR="00000000" w:rsidRPr="00000000">
        <w:rPr>
          <w:rtl w:val="0"/>
        </w:rPr>
      </w:r>
    </w:p>
    <w:p w:rsidR="00000000" w:rsidDel="00000000" w:rsidP="00000000" w:rsidRDefault="00000000" w:rsidRPr="00000000" w14:paraId="00000012">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Leia o enunciado do exercício com atenção</w:t>
      </w:r>
    </w:p>
    <w:p w:rsidR="00000000" w:rsidDel="00000000" w:rsidP="00000000" w:rsidRDefault="00000000" w:rsidRPr="00000000" w14:paraId="00000013">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Observe as indicações de Entrada e Saída esperadas em cada exercício</w:t>
      </w:r>
    </w:p>
    <w:p w:rsidR="00000000" w:rsidDel="00000000" w:rsidP="00000000" w:rsidRDefault="00000000" w:rsidRPr="00000000" w14:paraId="00000014">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Observe com atenção os desenhos e diagramas inseridos nos exercícios para facilitar a compreensão</w:t>
      </w:r>
    </w:p>
    <w:p w:rsidR="00000000" w:rsidDel="00000000" w:rsidP="00000000" w:rsidRDefault="00000000" w:rsidRPr="00000000" w14:paraId="00000015">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Utilize o Cookbook, os Vídeos da Plataforma e os Códigos guia como referências para a resolução dos exercícios</w:t>
      </w:r>
    </w:p>
    <w:p w:rsidR="00000000" w:rsidDel="00000000" w:rsidP="00000000" w:rsidRDefault="00000000" w:rsidRPr="00000000" w14:paraId="00000016">
      <w:pPr>
        <w:numPr>
          <w:ilvl w:val="0"/>
          <w:numId w:val="3"/>
        </w:numPr>
        <w:spacing w:after="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Na entrega das atividades na Plataforma Canvas, efetue o </w:t>
      </w:r>
      <w:r w:rsidDel="00000000" w:rsidR="00000000" w:rsidRPr="00000000">
        <w:rPr>
          <w:rFonts w:ascii="Arial" w:cs="Arial" w:eastAsia="Arial" w:hAnsi="Arial"/>
          <w:b w:val="1"/>
          <w:sz w:val="24"/>
          <w:szCs w:val="24"/>
          <w:rtl w:val="0"/>
        </w:rPr>
        <w:t xml:space="preserve">envio do print do exercício resolvido de cada lista e o link do Repositório no Github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7">
      <w:pPr>
        <w:numPr>
          <w:ilvl w:val="0"/>
          <w:numId w:val="3"/>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Caso ainda fique alguma dúvida, consulte os instrutores da sua turma pelo Discord</w:t>
      </w:r>
    </w:p>
    <w:p w:rsidR="00000000" w:rsidDel="00000000" w:rsidP="00000000" w:rsidRDefault="00000000" w:rsidRPr="00000000" w14:paraId="00000018">
      <w:pPr>
        <w:spacing w:after="120" w:line="240" w:lineRule="auto"/>
        <w:jc w:val="both"/>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2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01 — Laço de Repetição FOR (Resolva 1 exercício):</w:t>
      </w:r>
    </w:p>
    <w:p w:rsidR="00000000" w:rsidDel="00000000" w:rsidP="00000000" w:rsidRDefault="00000000" w:rsidRPr="00000000" w14:paraId="0000001A">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Escreva um algoritmo, que leia 2 números inteiros via teclado, onde o primeiro número deve ser menor do que o segundo número. Caso contrário, deve ser exibida uma mensagem na tela informando que o intervalo é inválido e sair do programa. </w:t>
      </w:r>
    </w:p>
    <w:p w:rsidR="00000000" w:rsidDel="00000000" w:rsidP="00000000" w:rsidRDefault="00000000" w:rsidRPr="00000000" w14:paraId="0000001C">
      <w:pPr>
        <w:spacing w:after="0" w:line="276" w:lineRule="auto"/>
        <w:ind w:left="3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 intervalo informado, mostre na tela todos os números que são múltiplos de 3 e 5</w:t>
      </w:r>
      <w:r w:rsidDel="00000000" w:rsidR="00000000" w:rsidRPr="00000000">
        <w:rPr>
          <w:rFonts w:ascii="Arial" w:cs="Arial" w:eastAsia="Arial" w:hAnsi="Arial"/>
          <w:sz w:val="24"/>
          <w:szCs w:val="24"/>
          <w:rtl w:val="0"/>
        </w:rPr>
        <w:t xml:space="preserve">. Veja os exemplos abaixo:</w:t>
      </w:r>
    </w:p>
    <w:p w:rsidR="00000000" w:rsidDel="00000000" w:rsidP="00000000" w:rsidRDefault="00000000" w:rsidRPr="00000000" w14:paraId="0000001D">
      <w:pPr>
        <w:spacing w:after="0" w:line="276" w:lineRule="auto"/>
        <w:rPr>
          <w:rFonts w:ascii="Arial" w:cs="Arial" w:eastAsia="Arial" w:hAnsi="Arial"/>
          <w:sz w:val="24"/>
          <w:szCs w:val="24"/>
        </w:rPr>
      </w:pPr>
      <w:r w:rsidDel="00000000" w:rsidR="00000000" w:rsidRPr="00000000">
        <w:rPr>
          <w:rtl w:val="0"/>
        </w:rPr>
      </w:r>
    </w:p>
    <w:tbl>
      <w:tblPr>
        <w:tblStyle w:val="Table3"/>
        <w:tblW w:w="9628.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5382"/>
        <w:gridCol w:w="4246"/>
        <w:tblGridChange w:id="0">
          <w:tblGrid>
            <w:gridCol w:w="5382"/>
            <w:gridCol w:w="4246"/>
          </w:tblGrid>
        </w:tblGridChange>
      </w:tblGrid>
      <w:tr>
        <w:trPr>
          <w:cantSplit w:val="0"/>
          <w:tblHeader w:val="0"/>
        </w:trPr>
        <w:tc>
          <w:tcPr>
            <w:shd w:fill="000000" w:val="clear"/>
          </w:tcPr>
          <w:p w:rsidR="00000000" w:rsidDel="00000000" w:rsidP="00000000" w:rsidRDefault="00000000" w:rsidRPr="00000000" w14:paraId="0000001E">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01F">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020">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primeiro número do intervalo: </w:t>
            </w:r>
            <w:r w:rsidDel="00000000" w:rsidR="00000000" w:rsidRPr="00000000">
              <w:rPr>
                <w:rFonts w:ascii="Arial" w:cs="Arial" w:eastAsia="Arial" w:hAnsi="Arial"/>
                <w:sz w:val="24"/>
                <w:szCs w:val="24"/>
                <w:rtl w:val="0"/>
              </w:rPr>
              <w:t xml:space="preserve">10</w:t>
            </w:r>
          </w:p>
          <w:p w:rsidR="00000000" w:rsidDel="00000000" w:rsidP="00000000" w:rsidRDefault="00000000" w:rsidRPr="00000000" w14:paraId="00000023">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último número do intervalo: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025">
            <w:pPr>
              <w:spacing w:line="276" w:lineRule="auto"/>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26">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Intervalo entre 10 e 100:</w:t>
            </w:r>
          </w:p>
          <w:p w:rsidR="00000000" w:rsidDel="00000000" w:rsidP="00000000" w:rsidRDefault="00000000" w:rsidRPr="00000000" w14:paraId="00000027">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15 é múltiplo de 3 e 5</w:t>
            </w:r>
          </w:p>
          <w:p w:rsidR="00000000" w:rsidDel="00000000" w:rsidP="00000000" w:rsidRDefault="00000000" w:rsidRPr="00000000" w14:paraId="00000029">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30 é múltiplo de 3 e 5</w:t>
            </w:r>
          </w:p>
          <w:p w:rsidR="00000000" w:rsidDel="00000000" w:rsidP="00000000" w:rsidRDefault="00000000" w:rsidRPr="00000000" w14:paraId="0000002A">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45 é múltiplo de 3 e 5</w:t>
            </w:r>
          </w:p>
          <w:p w:rsidR="00000000" w:rsidDel="00000000" w:rsidP="00000000" w:rsidRDefault="00000000" w:rsidRPr="00000000" w14:paraId="0000002B">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60 é múltiplo de 3 e 5</w:t>
            </w:r>
          </w:p>
          <w:p w:rsidR="00000000" w:rsidDel="00000000" w:rsidP="00000000" w:rsidRDefault="00000000" w:rsidRPr="00000000" w14:paraId="0000002C">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75 é múltiplo de 3 e 5</w:t>
            </w:r>
          </w:p>
          <w:p w:rsidR="00000000" w:rsidDel="00000000" w:rsidP="00000000" w:rsidRDefault="00000000" w:rsidRPr="00000000" w14:paraId="0000002D">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90 é múltiplo de 3 e 5</w:t>
            </w:r>
          </w:p>
          <w:p w:rsidR="00000000" w:rsidDel="00000000" w:rsidP="00000000" w:rsidRDefault="00000000" w:rsidRPr="00000000" w14:paraId="0000002E">
            <w:pPr>
              <w:spacing w:line="276" w:lineRule="auto"/>
              <w:rPr>
                <w:rFonts w:ascii="Arial" w:cs="Arial" w:eastAsia="Arial" w:hAnsi="Arial"/>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primeiro número do intervalo: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031">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último número do intervalo: </w:t>
            </w:r>
            <w:r w:rsidDel="00000000" w:rsidR="00000000" w:rsidRPr="00000000">
              <w:rPr>
                <w:rFonts w:ascii="Arial" w:cs="Arial" w:eastAsia="Arial" w:hAnsi="Arial"/>
                <w:sz w:val="24"/>
                <w:szCs w:val="24"/>
                <w:rtl w:val="0"/>
              </w:rPr>
              <w:t xml:space="preserve">10</w:t>
            </w:r>
          </w:p>
          <w:p w:rsidR="00000000" w:rsidDel="00000000" w:rsidP="00000000" w:rsidRDefault="00000000" w:rsidRPr="00000000" w14:paraId="00000033">
            <w:pPr>
              <w:spacing w:line="276" w:lineRule="auto"/>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034">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Intervalo inválido!</w:t>
            </w:r>
          </w:p>
        </w:tc>
      </w:tr>
      <w:tr>
        <w:trPr>
          <w:cantSplit w:val="0"/>
          <w:tblHeader w:val="0"/>
        </w:trPr>
        <w:tc>
          <w:tcPr/>
          <w:p w:rsidR="00000000" w:rsidDel="00000000" w:rsidP="00000000" w:rsidRDefault="00000000" w:rsidRPr="00000000" w14:paraId="00000035">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primeiro número do intervalo: </w:t>
            </w:r>
            <w:r w:rsidDel="00000000" w:rsidR="00000000" w:rsidRPr="00000000">
              <w:rPr>
                <w:rFonts w:ascii="Arial" w:cs="Arial" w:eastAsia="Arial" w:hAnsi="Arial"/>
                <w:sz w:val="24"/>
                <w:szCs w:val="24"/>
                <w:rtl w:val="0"/>
              </w:rPr>
              <w:t xml:space="preserve">-10</w:t>
            </w:r>
          </w:p>
          <w:p w:rsidR="00000000" w:rsidDel="00000000" w:rsidP="00000000" w:rsidRDefault="00000000" w:rsidRPr="00000000" w14:paraId="00000037">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último número do intervalo: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039">
            <w:pPr>
              <w:spacing w:line="276" w:lineRule="auto"/>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03A">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Intervalo inválido!</w:t>
            </w:r>
          </w:p>
        </w:tc>
      </w:tr>
      <w:tr>
        <w:trPr>
          <w:cantSplit w:val="0"/>
          <w:tblHeader w:val="0"/>
        </w:trPr>
        <w:tc>
          <w:tcPr/>
          <w:p w:rsidR="00000000" w:rsidDel="00000000" w:rsidP="00000000" w:rsidRDefault="00000000" w:rsidRPr="00000000" w14:paraId="0000003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primeiro número do intervalo: </w:t>
            </w:r>
            <w:r w:rsidDel="00000000" w:rsidR="00000000" w:rsidRPr="00000000">
              <w:rPr>
                <w:rFonts w:ascii="Arial" w:cs="Arial" w:eastAsia="Arial" w:hAnsi="Arial"/>
                <w:sz w:val="24"/>
                <w:szCs w:val="24"/>
                <w:rtl w:val="0"/>
              </w:rPr>
              <w:t xml:space="preserve">-100</w:t>
            </w:r>
          </w:p>
          <w:p w:rsidR="00000000" w:rsidDel="00000000" w:rsidP="00000000" w:rsidRDefault="00000000" w:rsidRPr="00000000" w14:paraId="0000003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último número do intervalo: </w:t>
            </w:r>
            <w:sdt>
              <w:sdtPr>
                <w:tag w:val="goog_rdk_0"/>
              </w:sdtPr>
              <w:sdtContent>
                <w:del w:author="Maria Eduarda Benites M.R Jones" w:id="0" w:date="2024-03-22T14:50:27Z">
                  <w:r w:rsidDel="00000000" w:rsidR="00000000" w:rsidRPr="00000000">
                    <w:rPr>
                      <w:rFonts w:ascii="Arial" w:cs="Arial" w:eastAsia="Arial" w:hAnsi="Arial"/>
                      <w:sz w:val="24"/>
                      <w:szCs w:val="24"/>
                      <w:rtl w:val="0"/>
                    </w:rPr>
                    <w:delText xml:space="preserve">-</w:delText>
                  </w:r>
                </w:del>
              </w:sdtContent>
            </w:sdt>
            <w:r w:rsidDel="00000000" w:rsidR="00000000" w:rsidRPr="00000000">
              <w:rPr>
                <w:rFonts w:ascii="Arial" w:cs="Arial" w:eastAsia="Arial" w:hAnsi="Arial"/>
                <w:sz w:val="24"/>
                <w:szCs w:val="24"/>
                <w:rtl w:val="0"/>
              </w:rPr>
              <w:t xml:space="preserve">10</w:t>
            </w:r>
          </w:p>
        </w:tc>
        <w:tc>
          <w:tcPr>
            <w:vAlign w:val="center"/>
          </w:tcPr>
          <w:p w:rsidR="00000000" w:rsidDel="00000000" w:rsidP="00000000" w:rsidRDefault="00000000" w:rsidRPr="00000000" w14:paraId="00000041">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 Intervalo entre -100 e 10:</w:t>
            </w:r>
          </w:p>
          <w:p w:rsidR="00000000" w:rsidDel="00000000" w:rsidP="00000000" w:rsidRDefault="00000000" w:rsidRPr="00000000" w14:paraId="00000042">
            <w:pPr>
              <w:spacing w:line="36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-90 é múltiplo de 3 e 5</w:t>
            </w:r>
          </w:p>
          <w:p w:rsidR="00000000" w:rsidDel="00000000" w:rsidP="00000000" w:rsidRDefault="00000000" w:rsidRPr="00000000" w14:paraId="0000004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-75 é múltiplo de 3 e 5</w:t>
            </w:r>
          </w:p>
          <w:p w:rsidR="00000000" w:rsidDel="00000000" w:rsidP="00000000" w:rsidRDefault="00000000" w:rsidRPr="00000000" w14:paraId="0000004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-60 é múltiplo de 3 e 5</w:t>
            </w:r>
          </w:p>
          <w:p w:rsidR="00000000" w:rsidDel="00000000" w:rsidP="00000000" w:rsidRDefault="00000000" w:rsidRPr="00000000" w14:paraId="00000046">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-45 é múltiplo de 3 e 5</w:t>
            </w:r>
          </w:p>
          <w:p w:rsidR="00000000" w:rsidDel="00000000" w:rsidP="00000000" w:rsidRDefault="00000000" w:rsidRPr="00000000" w14:paraId="00000047">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-30 é múltiplo de 3 e 5</w:t>
            </w:r>
          </w:p>
          <w:p w:rsidR="00000000" w:rsidDel="00000000" w:rsidP="00000000" w:rsidRDefault="00000000" w:rsidRPr="00000000" w14:paraId="00000048">
            <w:pPr>
              <w:spacing w:line="360" w:lineRule="auto"/>
              <w:rPr>
                <w:rFonts w:ascii="Arial" w:cs="Arial" w:eastAsia="Arial" w:hAnsi="Arial"/>
                <w:b w:val="1"/>
                <w:sz w:val="22"/>
                <w:szCs w:val="22"/>
              </w:rPr>
            </w:pPr>
            <w:r w:rsidDel="00000000" w:rsidR="00000000" w:rsidRPr="00000000">
              <w:rPr>
                <w:rFonts w:ascii="Arial" w:cs="Arial" w:eastAsia="Arial" w:hAnsi="Arial"/>
                <w:b w:val="1"/>
                <w:sz w:val="24"/>
                <w:szCs w:val="24"/>
                <w:rtl w:val="0"/>
              </w:rPr>
              <w:t xml:space="preserve">-15 é múltiplo de 3 e 5</w:t>
            </w:r>
            <w:r w:rsidDel="00000000" w:rsidR="00000000" w:rsidRPr="00000000">
              <w:rPr>
                <w:rtl w:val="0"/>
              </w:rPr>
            </w:r>
          </w:p>
        </w:tc>
      </w:tr>
    </w:tbl>
    <w:p w:rsidR="00000000" w:rsidDel="00000000" w:rsidP="00000000" w:rsidRDefault="00000000" w:rsidRPr="00000000" w14:paraId="00000049">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04B">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04C">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04D">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FOR</w:t>
      </w:r>
    </w:p>
    <w:p w:rsidR="00000000" w:rsidDel="00000000" w:rsidP="00000000" w:rsidRDefault="00000000" w:rsidRPr="00000000" w14:paraId="0000004E">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Escreva um algoritmo, que leia 10 números inteiros via teclado e mostre na tela quantos números são pares e quantos número são ímpares. Veja o exemplo abaixo:</w:t>
      </w:r>
    </w:p>
    <w:p w:rsidR="00000000" w:rsidDel="00000000" w:rsidP="00000000" w:rsidRDefault="00000000" w:rsidRPr="00000000" w14:paraId="0000004F">
      <w:pPr>
        <w:spacing w:after="0" w:line="276" w:lineRule="auto"/>
        <w:rPr>
          <w:rFonts w:ascii="Arial" w:cs="Arial" w:eastAsia="Arial" w:hAnsi="Arial"/>
          <w:sz w:val="24"/>
          <w:szCs w:val="24"/>
        </w:rPr>
      </w:pPr>
      <w:r w:rsidDel="00000000" w:rsidR="00000000" w:rsidRPr="00000000">
        <w:rPr>
          <w:rtl w:val="0"/>
        </w:rPr>
      </w:r>
    </w:p>
    <w:tbl>
      <w:tblPr>
        <w:tblStyle w:val="Table4"/>
        <w:tblW w:w="96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4755"/>
        <w:gridCol w:w="4875"/>
        <w:tblGridChange w:id="0">
          <w:tblGrid>
            <w:gridCol w:w="4755"/>
            <w:gridCol w:w="4875"/>
          </w:tblGrid>
        </w:tblGridChange>
      </w:tblGrid>
      <w:tr>
        <w:trPr>
          <w:cantSplit w:val="0"/>
          <w:tblHeader w:val="0"/>
        </w:trPr>
        <w:tc>
          <w:tcPr>
            <w:shd w:fill="000000" w:val="clear"/>
          </w:tcPr>
          <w:p w:rsidR="00000000" w:rsidDel="00000000" w:rsidP="00000000" w:rsidRDefault="00000000" w:rsidRPr="00000000" w14:paraId="00000050">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051">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05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1º número: </w:t>
            </w: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05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2º número: </w:t>
            </w:r>
            <w:r w:rsidDel="00000000" w:rsidR="00000000" w:rsidRPr="00000000">
              <w:rPr>
                <w:rFonts w:ascii="Arial" w:cs="Arial" w:eastAsia="Arial" w:hAnsi="Arial"/>
                <w:sz w:val="24"/>
                <w:szCs w:val="24"/>
                <w:rtl w:val="0"/>
              </w:rPr>
              <w:t xml:space="preserve">7</w:t>
            </w:r>
          </w:p>
          <w:p w:rsidR="00000000" w:rsidDel="00000000" w:rsidP="00000000" w:rsidRDefault="00000000" w:rsidRPr="00000000" w14:paraId="00000056">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3º número: </w:t>
            </w:r>
            <w:r w:rsidDel="00000000" w:rsidR="00000000" w:rsidRPr="00000000">
              <w:rPr>
                <w:rFonts w:ascii="Arial" w:cs="Arial" w:eastAsia="Arial" w:hAnsi="Arial"/>
                <w:sz w:val="24"/>
                <w:szCs w:val="24"/>
                <w:rtl w:val="0"/>
              </w:rPr>
              <w:t xml:space="preserve">31</w:t>
            </w:r>
          </w:p>
          <w:p w:rsidR="00000000" w:rsidDel="00000000" w:rsidP="00000000" w:rsidRDefault="00000000" w:rsidRPr="00000000" w14:paraId="00000058">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4º número: </w:t>
            </w: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05A">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5º número: </w:t>
            </w:r>
            <w:r w:rsidDel="00000000" w:rsidR="00000000" w:rsidRPr="00000000">
              <w:rPr>
                <w:rFonts w:ascii="Arial" w:cs="Arial" w:eastAsia="Arial" w:hAnsi="Arial"/>
                <w:sz w:val="24"/>
                <w:szCs w:val="24"/>
                <w:rtl w:val="0"/>
              </w:rPr>
              <w:t xml:space="preserve">11</w:t>
            </w:r>
          </w:p>
          <w:p w:rsidR="00000000" w:rsidDel="00000000" w:rsidP="00000000" w:rsidRDefault="00000000" w:rsidRPr="00000000" w14:paraId="0000005C">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6º número: </w:t>
            </w: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05E">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7º número: </w:t>
            </w:r>
            <w:r w:rsidDel="00000000" w:rsidR="00000000" w:rsidRPr="00000000">
              <w:rPr>
                <w:rFonts w:ascii="Arial" w:cs="Arial" w:eastAsia="Arial" w:hAnsi="Arial"/>
                <w:sz w:val="24"/>
                <w:szCs w:val="24"/>
                <w:rtl w:val="0"/>
              </w:rPr>
              <w:t xml:space="preserve">9</w:t>
            </w:r>
          </w:p>
          <w:p w:rsidR="00000000" w:rsidDel="00000000" w:rsidP="00000000" w:rsidRDefault="00000000" w:rsidRPr="00000000" w14:paraId="00000060">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8º número: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062">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9º número: </w:t>
            </w:r>
            <w:r w:rsidDel="00000000" w:rsidR="00000000" w:rsidRPr="00000000">
              <w:rPr>
                <w:rFonts w:ascii="Arial" w:cs="Arial" w:eastAsia="Arial" w:hAnsi="Arial"/>
                <w:sz w:val="24"/>
                <w:szCs w:val="24"/>
                <w:rtl w:val="0"/>
              </w:rPr>
              <w:t xml:space="preserve">8</w:t>
            </w:r>
          </w:p>
          <w:p w:rsidR="00000000" w:rsidDel="00000000" w:rsidP="00000000" w:rsidRDefault="00000000" w:rsidRPr="00000000" w14:paraId="0000006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10º número: </w:t>
            </w:r>
            <w:r w:rsidDel="00000000" w:rsidR="00000000" w:rsidRPr="00000000">
              <w:rPr>
                <w:rFonts w:ascii="Arial" w:cs="Arial" w:eastAsia="Arial" w:hAnsi="Arial"/>
                <w:sz w:val="24"/>
                <w:szCs w:val="24"/>
                <w:rtl w:val="0"/>
              </w:rPr>
              <w:t xml:space="preserve">15</w:t>
            </w:r>
          </w:p>
          <w:p w:rsidR="00000000" w:rsidDel="00000000" w:rsidP="00000000" w:rsidRDefault="00000000" w:rsidRPr="00000000" w14:paraId="00000066">
            <w:pPr>
              <w:spacing w:line="276" w:lineRule="auto"/>
              <w:rPr>
                <w:rFonts w:ascii="Arial" w:cs="Arial" w:eastAsia="Arial" w:hAnsi="Arial"/>
                <w:sz w:val="24"/>
                <w:szCs w:val="24"/>
              </w:rPr>
            </w:pPr>
            <w:r w:rsidDel="00000000" w:rsidR="00000000" w:rsidRPr="00000000">
              <w:rPr>
                <w:rtl w:val="0"/>
              </w:rPr>
            </w:r>
          </w:p>
        </w:tc>
        <w:tc>
          <w:tcPr>
            <w:vAlign w:val="center"/>
          </w:tcPr>
          <w:p w:rsidR="00000000" w:rsidDel="00000000" w:rsidP="00000000" w:rsidRDefault="00000000" w:rsidRPr="00000000" w14:paraId="0000006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Total de números pares: </w:t>
            </w: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068">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Total de números ímpares: </w:t>
            </w: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06A">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6B">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06D">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06E">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Operadores</w:t>
      </w:r>
    </w:p>
    <w:p w:rsidR="00000000" w:rsidDel="00000000" w:rsidP="00000000" w:rsidRDefault="00000000" w:rsidRPr="00000000" w14:paraId="0000006F">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070">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FOR</w:t>
      </w:r>
    </w:p>
    <w:p w:rsidR="00000000" w:rsidDel="00000000" w:rsidP="00000000" w:rsidRDefault="00000000" w:rsidRPr="00000000" w14:paraId="0000007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0" w:line="276" w:lineRule="auto"/>
        <w:ind w:left="360" w:firstLine="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12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02 — Laço de Repetição WHILE (Resolva 1 exercício):</w:t>
      </w:r>
    </w:p>
    <w:p w:rsidR="00000000" w:rsidDel="00000000" w:rsidP="00000000" w:rsidRDefault="00000000" w:rsidRPr="00000000" w14:paraId="0000007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Escreva um algoritmo, que leia a idade de várias pessoas (números inteiros), via teclado e mostre na tela o</w:t>
      </w:r>
      <w:r w:rsidDel="00000000" w:rsidR="00000000" w:rsidRPr="00000000">
        <w:rPr>
          <w:rFonts w:ascii="Arial" w:cs="Arial" w:eastAsia="Arial" w:hAnsi="Arial"/>
          <w:b w:val="1"/>
          <w:sz w:val="24"/>
          <w:szCs w:val="24"/>
          <w:rtl w:val="0"/>
        </w:rPr>
        <w:t xml:space="preserve"> total de pessoas cuja idade seja menor que 21 anos e o total de pessoas cuja idade seja maior que 50 anos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 leitura dos dados deve ser finalizada ao digitar uma idade negativa</w:t>
      </w:r>
      <w:r w:rsidDel="00000000" w:rsidR="00000000" w:rsidRPr="00000000">
        <w:rPr>
          <w:rFonts w:ascii="Arial" w:cs="Arial" w:eastAsia="Arial" w:hAnsi="Arial"/>
          <w:sz w:val="24"/>
          <w:szCs w:val="24"/>
          <w:rtl w:val="0"/>
        </w:rPr>
        <w:t xml:space="preserve">. Veja o exemplo abaixo:</w:t>
      </w:r>
    </w:p>
    <w:p w:rsidR="00000000" w:rsidDel="00000000" w:rsidP="00000000" w:rsidRDefault="00000000" w:rsidRPr="00000000" w14:paraId="00000077">
      <w:pPr>
        <w:spacing w:after="0" w:line="276"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spacing w:after="0" w:line="276" w:lineRule="auto"/>
        <w:jc w:val="both"/>
        <w:rPr>
          <w:rFonts w:ascii="Arial" w:cs="Arial" w:eastAsia="Arial" w:hAnsi="Arial"/>
          <w:sz w:val="24"/>
          <w:szCs w:val="24"/>
        </w:rPr>
      </w:pPr>
      <w:r w:rsidDel="00000000" w:rsidR="00000000" w:rsidRPr="00000000">
        <w:rPr>
          <w:rtl w:val="0"/>
        </w:rPr>
      </w:r>
    </w:p>
    <w:tbl>
      <w:tblPr>
        <w:tblStyle w:val="Table5"/>
        <w:tblW w:w="96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4725"/>
        <w:gridCol w:w="4905"/>
        <w:tblGridChange w:id="0">
          <w:tblGrid>
            <w:gridCol w:w="4725"/>
            <w:gridCol w:w="4905"/>
          </w:tblGrid>
        </w:tblGridChange>
      </w:tblGrid>
      <w:tr>
        <w:trPr>
          <w:cantSplit w:val="0"/>
          <w:tblHeader w:val="0"/>
        </w:trPr>
        <w:tc>
          <w:tcPr>
            <w:shd w:fill="000000" w:val="clear"/>
          </w:tcPr>
          <w:p w:rsidR="00000000" w:rsidDel="00000000" w:rsidP="00000000" w:rsidRDefault="00000000" w:rsidRPr="00000000" w14:paraId="00000079">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07A">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07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80</w:t>
            </w:r>
            <w:r w:rsidDel="00000000" w:rsidR="00000000" w:rsidRPr="00000000">
              <w:rPr>
                <w:rtl w:val="0"/>
              </w:rPr>
            </w:r>
          </w:p>
          <w:p w:rsidR="00000000" w:rsidDel="00000000" w:rsidP="00000000" w:rsidRDefault="00000000" w:rsidRPr="00000000" w14:paraId="0000007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15</w:t>
            </w:r>
            <w:r w:rsidDel="00000000" w:rsidR="00000000" w:rsidRPr="00000000">
              <w:rPr>
                <w:rtl w:val="0"/>
              </w:rPr>
            </w:r>
          </w:p>
          <w:p w:rsidR="00000000" w:rsidDel="00000000" w:rsidP="00000000" w:rsidRDefault="00000000" w:rsidRPr="00000000" w14:paraId="0000007F">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20</w:t>
            </w: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13</w:t>
            </w: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52</w:t>
            </w: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33</w:t>
            </w: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26</w:t>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71</w:t>
            </w:r>
            <w:r w:rsidDel="00000000" w:rsidR="00000000" w:rsidRPr="00000000">
              <w:rPr>
                <w:rtl w:val="0"/>
              </w:rPr>
            </w:r>
          </w:p>
          <w:p w:rsidR="00000000" w:rsidDel="00000000" w:rsidP="00000000" w:rsidRDefault="00000000" w:rsidRPr="00000000" w14:paraId="0000008D">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E">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18</w:t>
            </w:r>
          </w:p>
          <w:p w:rsidR="00000000" w:rsidDel="00000000" w:rsidP="00000000" w:rsidRDefault="00000000" w:rsidRPr="00000000" w14:paraId="0000008F">
            <w:pPr>
              <w:spacing w:line="276" w:lineRule="auto"/>
              <w:rPr>
                <w:rFonts w:ascii="Arial" w:cs="Arial" w:eastAsia="Arial" w:hAnsi="Arial"/>
                <w:b w:val="1"/>
                <w:sz w:val="24"/>
                <w:szCs w:val="24"/>
              </w:rPr>
            </w:pPr>
            <w:r w:rsidDel="00000000" w:rsidR="00000000" w:rsidRPr="00000000">
              <w:rPr>
                <w:rtl w:val="0"/>
              </w:rPr>
            </w:r>
          </w:p>
          <w:sdt>
            <w:sdtPr>
              <w:tag w:val="goog_rdk_2"/>
            </w:sdtPr>
            <w:sdtContent>
              <w:p w:rsidR="00000000" w:rsidDel="00000000" w:rsidP="00000000" w:rsidRDefault="00000000" w:rsidRPr="00000000" w14:paraId="00000090">
                <w:pPr>
                  <w:spacing w:line="276" w:lineRule="auto"/>
                  <w:rPr>
                    <w:ins w:author="Caio Pereira" w:id="1" w:date="2024-03-22T14:11:59Z"/>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uma idade: </w:t>
                </w:r>
                <w:r w:rsidDel="00000000" w:rsidR="00000000" w:rsidRPr="00000000">
                  <w:rPr>
                    <w:rFonts w:ascii="Arial" w:cs="Arial" w:eastAsia="Arial" w:hAnsi="Arial"/>
                    <w:sz w:val="24"/>
                    <w:szCs w:val="24"/>
                    <w:rtl w:val="0"/>
                  </w:rPr>
                  <w:t xml:space="preserve">-1</w:t>
                </w:r>
                <w:sdt>
                  <w:sdtPr>
                    <w:tag w:val="goog_rdk_1"/>
                  </w:sdtPr>
                  <w:sdtContent>
                    <w:ins w:author="Caio Pereira" w:id="1" w:date="2024-03-22T14:11:59Z">
                      <w:r w:rsidDel="00000000" w:rsidR="00000000" w:rsidRPr="00000000">
                        <w:rPr>
                          <w:rtl w:val="0"/>
                        </w:rPr>
                      </w:r>
                    </w:ins>
                  </w:sdtContent>
                </w:sdt>
              </w:p>
            </w:sdtContent>
          </w:sdt>
          <w:sdt>
            <w:sdtPr>
              <w:tag w:val="goog_rdk_5"/>
            </w:sdtPr>
            <w:sdtContent>
              <w:p w:rsidR="00000000" w:rsidDel="00000000" w:rsidP="00000000" w:rsidRDefault="00000000" w:rsidRPr="00000000" w14:paraId="00000091">
                <w:pPr>
                  <w:spacing w:line="276" w:lineRule="auto"/>
                  <w:rPr>
                    <w:del w:author="Caio Pereira" w:id="1" w:date="2024-03-22T14:11:59Z"/>
                    <w:rFonts w:ascii="Arial" w:cs="Arial" w:eastAsia="Arial" w:hAnsi="Arial"/>
                    <w:b w:val="1"/>
                    <w:sz w:val="24"/>
                    <w:szCs w:val="24"/>
                  </w:rPr>
                </w:pPr>
                <w:sdt>
                  <w:sdtPr>
                    <w:tag w:val="goog_rdk_4"/>
                  </w:sdtPr>
                  <w:sdtContent>
                    <w:del w:author="Caio Pereira" w:id="1" w:date="2024-03-22T14:11:59Z">
                      <w:r w:rsidDel="00000000" w:rsidR="00000000" w:rsidRPr="00000000">
                        <w:rPr>
                          <w:rtl w:val="0"/>
                        </w:rPr>
                      </w:r>
                    </w:del>
                  </w:sdtContent>
                </w:sdt>
              </w:p>
            </w:sdtContent>
          </w:sdt>
          <w:p w:rsidR="00000000" w:rsidDel="00000000" w:rsidP="00000000" w:rsidRDefault="00000000" w:rsidRPr="00000000" w14:paraId="0000009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b w:val="1"/>
                <w:sz w:val="24"/>
                <w:szCs w:val="24"/>
              </w:rPr>
            </w:pPr>
            <w:r w:rsidDel="00000000" w:rsidR="00000000" w:rsidRPr="00000000">
              <w:rPr>
                <w:rtl w:val="0"/>
              </w:rPr>
            </w:r>
          </w:p>
        </w:tc>
        <w:tc>
          <w:tcPr>
            <w:vAlign w:val="center"/>
          </w:tcPr>
          <w:sdt>
            <w:sdtPr>
              <w:tag w:val="goog_rdk_7"/>
            </w:sdtPr>
            <w:sdtContent>
              <w:p w:rsidR="00000000" w:rsidDel="00000000" w:rsidP="00000000" w:rsidRDefault="00000000" w:rsidRPr="00000000" w14:paraId="00000094">
                <w:pPr>
                  <w:spacing w:line="276" w:lineRule="auto"/>
                  <w:rPr>
                    <w:del w:author="Michel Oliveira" w:id="2" w:date="2024-03-22T14:14:39Z"/>
                    <w:rFonts w:ascii="Arial" w:cs="Arial" w:eastAsia="Arial" w:hAnsi="Arial"/>
                    <w:sz w:val="24"/>
                    <w:szCs w:val="24"/>
                  </w:rPr>
                </w:pPr>
                <w:r w:rsidDel="00000000" w:rsidR="00000000" w:rsidRPr="00000000">
                  <w:rPr>
                    <w:rFonts w:ascii="Arial" w:cs="Arial" w:eastAsia="Arial" w:hAnsi="Arial"/>
                    <w:b w:val="1"/>
                    <w:sz w:val="24"/>
                    <w:szCs w:val="24"/>
                    <w:rtl w:val="0"/>
                  </w:rPr>
                  <w:t xml:space="preserve">Total de pessoas menores de 21 anos: </w:t>
                </w:r>
                <w:sdt>
                  <w:sdtPr>
                    <w:tag w:val="goog_rdk_6"/>
                  </w:sdtPr>
                  <w:sdtContent>
                    <w:del w:author="Michel Oliveira" w:id="2" w:date="2024-03-22T14:14:39Z">
                      <w:r w:rsidDel="00000000" w:rsidR="00000000" w:rsidRPr="00000000">
                        <w:rPr>
                          <w:rFonts w:ascii="Arial" w:cs="Arial" w:eastAsia="Arial" w:hAnsi="Arial"/>
                          <w:sz w:val="24"/>
                          <w:szCs w:val="24"/>
                          <w:rtl w:val="0"/>
                        </w:rPr>
                        <w:delText xml:space="preserve">5</w:delText>
                      </w:r>
                    </w:del>
                  </w:sdtContent>
                </w:sdt>
              </w:p>
            </w:sdtContent>
          </w:sdt>
          <w:p w:rsidR="00000000" w:rsidDel="00000000" w:rsidP="00000000" w:rsidRDefault="00000000" w:rsidRPr="00000000" w14:paraId="00000095">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Total de pessoas maiores de 50 anos: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97">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98">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09A">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09B">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Operadores</w:t>
      </w:r>
    </w:p>
    <w:p w:rsidR="00000000" w:rsidDel="00000000" w:rsidP="00000000" w:rsidRDefault="00000000" w:rsidRPr="00000000" w14:paraId="0000009C">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09D">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WHILE</w:t>
      </w:r>
    </w:p>
    <w:p w:rsidR="00000000" w:rsidDel="00000000" w:rsidP="00000000" w:rsidRDefault="00000000" w:rsidRPr="00000000" w14:paraId="0000009E">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F">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Uma empresa desenvolveu uma pesquisa interna para conhecer os colaboradores da área de Desenvolvimento e precisam de um sistema para analisar os dados. Escreva um algoritmo, que leia via teclado as seguintes informações de cada colaborador:</w:t>
      </w:r>
    </w:p>
    <w:p w:rsidR="00000000" w:rsidDel="00000000" w:rsidP="00000000" w:rsidRDefault="00000000" w:rsidRPr="00000000" w14:paraId="000000A0">
      <w:pPr>
        <w:numPr>
          <w:ilvl w:val="0"/>
          <w:numId w:val="8"/>
        </w:numPr>
        <w:spacing w:after="0" w:line="360" w:lineRule="auto"/>
        <w:ind w:left="1068"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Idade (Número inteiro)</w:t>
      </w:r>
    </w:p>
    <w:p w:rsidR="00000000" w:rsidDel="00000000" w:rsidP="00000000" w:rsidRDefault="00000000" w:rsidRPr="00000000" w14:paraId="000000A1">
      <w:pPr>
        <w:numPr>
          <w:ilvl w:val="0"/>
          <w:numId w:val="8"/>
        </w:numPr>
        <w:spacing w:after="0" w:line="360" w:lineRule="auto"/>
        <w:ind w:left="1068"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Identidade de Gênero (Número Inteiro): </w:t>
      </w:r>
    </w:p>
    <w:p w:rsidR="00000000" w:rsidDel="00000000" w:rsidP="00000000" w:rsidRDefault="00000000" w:rsidRPr="00000000" w14:paraId="000000A2">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1 – Mulher Cis</w:t>
      </w:r>
    </w:p>
    <w:p w:rsidR="00000000" w:rsidDel="00000000" w:rsidP="00000000" w:rsidRDefault="00000000" w:rsidRPr="00000000" w14:paraId="000000A3">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2 – Homem Cis</w:t>
      </w:r>
    </w:p>
    <w:p w:rsidR="00000000" w:rsidDel="00000000" w:rsidP="00000000" w:rsidRDefault="00000000" w:rsidRPr="00000000" w14:paraId="000000A4">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3 – Não Binário</w:t>
      </w:r>
    </w:p>
    <w:p w:rsidR="00000000" w:rsidDel="00000000" w:rsidP="00000000" w:rsidRDefault="00000000" w:rsidRPr="00000000" w14:paraId="000000A5">
      <w:pPr>
        <w:numPr>
          <w:ilvl w:val="1"/>
          <w:numId w:val="8"/>
        </w:numPr>
        <w:spacing w:after="0" w:line="360" w:lineRule="auto"/>
        <w:ind w:left="178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4 – Mulher Trans</w:t>
      </w:r>
    </w:p>
    <w:p w:rsidR="00000000" w:rsidDel="00000000" w:rsidP="00000000" w:rsidRDefault="00000000" w:rsidRPr="00000000" w14:paraId="000000A6">
      <w:pPr>
        <w:numPr>
          <w:ilvl w:val="1"/>
          <w:numId w:val="8"/>
        </w:numPr>
        <w:spacing w:after="0" w:line="360" w:lineRule="auto"/>
        <w:ind w:left="178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5 – Homem Trans</w:t>
      </w:r>
    </w:p>
    <w:p w:rsidR="00000000" w:rsidDel="00000000" w:rsidP="00000000" w:rsidRDefault="00000000" w:rsidRPr="00000000" w14:paraId="000000A7">
      <w:pPr>
        <w:numPr>
          <w:ilvl w:val="1"/>
          <w:numId w:val="8"/>
        </w:numPr>
        <w:spacing w:after="0" w:line="360" w:lineRule="auto"/>
        <w:ind w:left="178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6 – Outros</w:t>
      </w:r>
    </w:p>
    <w:p w:rsidR="00000000" w:rsidDel="00000000" w:rsidP="00000000" w:rsidRDefault="00000000" w:rsidRPr="00000000" w14:paraId="000000A8">
      <w:pPr>
        <w:numPr>
          <w:ilvl w:val="1"/>
          <w:numId w:val="8"/>
        </w:numPr>
        <w:spacing w:after="0" w:line="360" w:lineRule="auto"/>
        <w:ind w:left="178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Pessoa Desenvolvedora (Número Inteiro):</w:t>
      </w:r>
    </w:p>
    <w:p w:rsidR="00000000" w:rsidDel="00000000" w:rsidP="00000000" w:rsidRDefault="00000000" w:rsidRPr="00000000" w14:paraId="000000A9">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1 – Backend</w:t>
      </w:r>
    </w:p>
    <w:p w:rsidR="00000000" w:rsidDel="00000000" w:rsidP="00000000" w:rsidRDefault="00000000" w:rsidRPr="00000000" w14:paraId="000000AA">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2 – Frontend</w:t>
      </w:r>
    </w:p>
    <w:p w:rsidR="00000000" w:rsidDel="00000000" w:rsidP="00000000" w:rsidRDefault="00000000" w:rsidRPr="00000000" w14:paraId="000000AB">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3 – Mobile</w:t>
      </w:r>
    </w:p>
    <w:p w:rsidR="00000000" w:rsidDel="00000000" w:rsidP="00000000" w:rsidRDefault="00000000" w:rsidRPr="00000000" w14:paraId="000000AC">
      <w:pPr>
        <w:numPr>
          <w:ilvl w:val="1"/>
          <w:numId w:val="8"/>
        </w:numPr>
        <w:spacing w:after="0" w:line="360" w:lineRule="auto"/>
        <w:ind w:left="1788" w:hanging="356.9999999999999"/>
        <w:rPr>
          <w:rFonts w:ascii="Arial" w:cs="Arial" w:eastAsia="Arial" w:hAnsi="Arial"/>
          <w:sz w:val="24"/>
          <w:szCs w:val="24"/>
        </w:rPr>
      </w:pPr>
      <w:r w:rsidDel="00000000" w:rsidR="00000000" w:rsidRPr="00000000">
        <w:rPr>
          <w:rFonts w:ascii="Arial" w:cs="Arial" w:eastAsia="Arial" w:hAnsi="Arial"/>
          <w:sz w:val="24"/>
          <w:szCs w:val="24"/>
          <w:rtl w:val="0"/>
        </w:rPr>
        <w:t xml:space="preserve">4 – FullStack</w:t>
      </w:r>
    </w:p>
    <w:p w:rsidR="00000000" w:rsidDel="00000000" w:rsidP="00000000" w:rsidRDefault="00000000" w:rsidRPr="00000000" w14:paraId="000000AD">
      <w:pPr>
        <w:spacing w:after="0" w:line="276" w:lineRule="auto"/>
        <w:ind w:left="426"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Após digitar a categoria, o sistema deverá perguntar ao usuário se ele deseja continuar a leitura dos dados de um novo colaborador ou não (S/N)</w:t>
      </w:r>
      <w:r w:rsidDel="00000000" w:rsidR="00000000" w:rsidRPr="00000000">
        <w:rPr>
          <w:rFonts w:ascii="Arial" w:cs="Arial" w:eastAsia="Arial" w:hAnsi="Arial"/>
          <w:sz w:val="24"/>
          <w:szCs w:val="24"/>
          <w:rtl w:val="0"/>
        </w:rPr>
        <w:t xml:space="preserve">. Caso seja pressionada a tecla N, mostre na tela:</w:t>
      </w:r>
    </w:p>
    <w:p w:rsidR="00000000" w:rsidDel="00000000" w:rsidP="00000000" w:rsidRDefault="00000000" w:rsidRPr="00000000" w14:paraId="000000AE">
      <w:pPr>
        <w:spacing w:after="0" w:line="276" w:lineRule="auto"/>
        <w:ind w:left="42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O número de pessoas desenvolvedoras Backend</w:t>
      </w:r>
    </w:p>
    <w:p w:rsidR="00000000" w:rsidDel="00000000" w:rsidP="00000000" w:rsidRDefault="00000000" w:rsidRPr="00000000" w14:paraId="000000B0">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O número de Mulheres Cis e Trans desenvolvedoras Frontend</w:t>
      </w:r>
    </w:p>
    <w:p w:rsidR="00000000" w:rsidDel="00000000" w:rsidP="00000000" w:rsidRDefault="00000000" w:rsidRPr="00000000" w14:paraId="000000B1">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O número de Homens Cis e Trans desenvolvedores Mobile maiores de 40 anos</w:t>
      </w:r>
    </w:p>
    <w:p w:rsidR="00000000" w:rsidDel="00000000" w:rsidP="00000000" w:rsidRDefault="00000000" w:rsidRPr="00000000" w14:paraId="000000B2">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O número de Não Binários desenvolvedores FullStack menores de 30 anos</w:t>
      </w:r>
    </w:p>
    <w:p w:rsidR="00000000" w:rsidDel="00000000" w:rsidP="00000000" w:rsidRDefault="00000000" w:rsidRPr="00000000" w14:paraId="000000B3">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O número total de pessoas que responderam à pesquisa</w:t>
      </w:r>
    </w:p>
    <w:p w:rsidR="00000000" w:rsidDel="00000000" w:rsidP="00000000" w:rsidRDefault="00000000" w:rsidRPr="00000000" w14:paraId="000000B4">
      <w:pPr>
        <w:numPr>
          <w:ilvl w:val="0"/>
          <w:numId w:val="2"/>
        </w:numPr>
        <w:spacing w:after="0" w:line="360" w:lineRule="auto"/>
        <w:ind w:left="1145" w:hanging="357"/>
        <w:rPr>
          <w:rFonts w:ascii="Arial" w:cs="Arial" w:eastAsia="Arial" w:hAnsi="Arial"/>
          <w:sz w:val="24"/>
          <w:szCs w:val="24"/>
        </w:rPr>
      </w:pPr>
      <w:r w:rsidDel="00000000" w:rsidR="00000000" w:rsidRPr="00000000">
        <w:rPr>
          <w:rFonts w:ascii="Arial" w:cs="Arial" w:eastAsia="Arial" w:hAnsi="Arial"/>
          <w:sz w:val="24"/>
          <w:szCs w:val="24"/>
          <w:rtl w:val="0"/>
        </w:rPr>
        <w:t xml:space="preserve">A média de idade das pessoas que responderam à pesquisa</w:t>
      </w:r>
    </w:p>
    <w:p w:rsidR="00000000" w:rsidDel="00000000" w:rsidP="00000000" w:rsidRDefault="00000000" w:rsidRPr="00000000" w14:paraId="000000B5">
      <w:pPr>
        <w:spacing w:line="240" w:lineRule="auto"/>
        <w:rPr>
          <w:sz w:val="16"/>
          <w:szCs w:val="16"/>
        </w:rPr>
      </w:pPr>
      <w:r w:rsidDel="00000000" w:rsidR="00000000" w:rsidRPr="00000000">
        <w:rPr>
          <w:rtl w:val="0"/>
        </w:rPr>
      </w:r>
    </w:p>
    <w:p w:rsidR="00000000" w:rsidDel="00000000" w:rsidP="00000000" w:rsidRDefault="00000000" w:rsidRPr="00000000" w14:paraId="000000B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0B7">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0B8">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Operadores</w:t>
      </w:r>
    </w:p>
    <w:p w:rsidR="00000000" w:rsidDel="00000000" w:rsidP="00000000" w:rsidRDefault="00000000" w:rsidRPr="00000000" w14:paraId="000000B9">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0BA">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WHILE</w:t>
      </w:r>
    </w:p>
    <w:p w:rsidR="00000000" w:rsidDel="00000000" w:rsidP="00000000" w:rsidRDefault="00000000" w:rsidRPr="00000000" w14:paraId="000000BB">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Veja o exemplo abaixo:</w:t>
      </w:r>
    </w:p>
    <w:p w:rsidR="00000000" w:rsidDel="00000000" w:rsidP="00000000" w:rsidRDefault="00000000" w:rsidRPr="00000000" w14:paraId="000000BD">
      <w:pPr>
        <w:spacing w:after="0" w:line="276" w:lineRule="auto"/>
        <w:jc w:val="both"/>
        <w:rPr>
          <w:rFonts w:ascii="Arial" w:cs="Arial" w:eastAsia="Arial" w:hAnsi="Arial"/>
          <w:sz w:val="24"/>
          <w:szCs w:val="24"/>
        </w:rPr>
      </w:pPr>
      <w:r w:rsidDel="00000000" w:rsidR="00000000" w:rsidRPr="00000000">
        <w:rPr>
          <w:rtl w:val="0"/>
        </w:rPr>
      </w:r>
    </w:p>
    <w:tbl>
      <w:tblPr>
        <w:tblStyle w:val="Table6"/>
        <w:tblW w:w="96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4050"/>
        <w:gridCol w:w="5580"/>
        <w:tblGridChange w:id="0">
          <w:tblGrid>
            <w:gridCol w:w="4050"/>
            <w:gridCol w:w="5580"/>
          </w:tblGrid>
        </w:tblGridChange>
      </w:tblGrid>
      <w:tr>
        <w:trPr>
          <w:cantSplit w:val="0"/>
          <w:tblHeader w:val="0"/>
        </w:trPr>
        <w:tc>
          <w:tcPr>
            <w:shd w:fill="000000" w:val="clear"/>
          </w:tcPr>
          <w:p w:rsidR="00000000" w:rsidDel="00000000" w:rsidP="00000000" w:rsidRDefault="00000000" w:rsidRPr="00000000" w14:paraId="000000BE">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0BF">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0C0">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1">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Idade: </w:t>
            </w:r>
            <w:r w:rsidDel="00000000" w:rsidR="00000000" w:rsidRPr="00000000">
              <w:rPr>
                <w:rFonts w:ascii="Arial" w:cs="Arial" w:eastAsia="Arial" w:hAnsi="Arial"/>
                <w:sz w:val="24"/>
                <w:szCs w:val="24"/>
                <w:rtl w:val="0"/>
              </w:rPr>
              <w:t xml:space="preserve">21</w:t>
            </w:r>
          </w:p>
          <w:p w:rsidR="00000000" w:rsidDel="00000000" w:rsidP="00000000" w:rsidRDefault="00000000" w:rsidRPr="00000000" w14:paraId="000000C2">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Identidade de Gênero: </w:t>
            </w:r>
            <w:r w:rsidDel="00000000" w:rsidR="00000000" w:rsidRPr="00000000">
              <w:rPr>
                <w:rFonts w:ascii="Arial" w:cs="Arial" w:eastAsia="Arial" w:hAnsi="Arial"/>
                <w:sz w:val="24"/>
                <w:szCs w:val="24"/>
                <w:rtl w:val="0"/>
              </w:rPr>
              <w:t xml:space="preserve">2</w:t>
            </w:r>
            <w:r w:rsidDel="00000000" w:rsidR="00000000" w:rsidRPr="00000000">
              <w:rPr>
                <w:rtl w:val="0"/>
              </w:rPr>
            </w:r>
          </w:p>
          <w:p w:rsidR="00000000" w:rsidDel="00000000" w:rsidP="00000000" w:rsidRDefault="00000000" w:rsidRPr="00000000" w14:paraId="000000C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Pessoa Desenvolvedora: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0C4">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Deseja continuar (S/N): </w:t>
            </w:r>
            <w:r w:rsidDel="00000000" w:rsidR="00000000" w:rsidRPr="00000000">
              <w:rPr>
                <w:rFonts w:ascii="Arial" w:cs="Arial" w:eastAsia="Arial" w:hAnsi="Arial"/>
                <w:sz w:val="24"/>
                <w:szCs w:val="24"/>
                <w:rtl w:val="0"/>
              </w:rPr>
              <w:t xml:space="preserve">S</w:t>
            </w:r>
          </w:p>
          <w:p w:rsidR="00000000" w:rsidDel="00000000" w:rsidP="00000000" w:rsidRDefault="00000000" w:rsidRPr="00000000" w14:paraId="000000C6">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Idade: </w:t>
            </w:r>
            <w:r w:rsidDel="00000000" w:rsidR="00000000" w:rsidRPr="00000000">
              <w:rPr>
                <w:rFonts w:ascii="Arial" w:cs="Arial" w:eastAsia="Arial" w:hAnsi="Arial"/>
                <w:sz w:val="24"/>
                <w:szCs w:val="24"/>
                <w:rtl w:val="0"/>
              </w:rPr>
              <w:t xml:space="preserve">41</w:t>
            </w:r>
          </w:p>
          <w:p w:rsidR="00000000" w:rsidDel="00000000" w:rsidP="00000000" w:rsidRDefault="00000000" w:rsidRPr="00000000" w14:paraId="000000C8">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Identidade de Gênero: </w:t>
            </w:r>
            <w:r w:rsidDel="00000000" w:rsidR="00000000" w:rsidRPr="00000000">
              <w:rPr>
                <w:rFonts w:ascii="Arial" w:cs="Arial" w:eastAsia="Arial" w:hAnsi="Arial"/>
                <w:sz w:val="24"/>
                <w:szCs w:val="24"/>
                <w:rtl w:val="0"/>
              </w:rPr>
              <w:t xml:space="preserve">1</w:t>
            </w:r>
            <w:r w:rsidDel="00000000" w:rsidR="00000000" w:rsidRPr="00000000">
              <w:rPr>
                <w:rtl w:val="0"/>
              </w:rPr>
            </w:r>
          </w:p>
          <w:p w:rsidR="00000000" w:rsidDel="00000000" w:rsidP="00000000" w:rsidRDefault="00000000" w:rsidRPr="00000000" w14:paraId="000000C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Pessoa Desenvolvedora: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CA">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Deseja continuar (S/N): </w:t>
            </w:r>
            <w:r w:rsidDel="00000000" w:rsidR="00000000" w:rsidRPr="00000000">
              <w:rPr>
                <w:rFonts w:ascii="Arial" w:cs="Arial" w:eastAsia="Arial" w:hAnsi="Arial"/>
                <w:sz w:val="24"/>
                <w:szCs w:val="24"/>
                <w:rtl w:val="0"/>
              </w:rPr>
              <w:t xml:space="preserve">S</w:t>
            </w:r>
          </w:p>
          <w:p w:rsidR="00000000" w:rsidDel="00000000" w:rsidP="00000000" w:rsidRDefault="00000000" w:rsidRPr="00000000" w14:paraId="000000CC">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Idade: </w:t>
            </w:r>
            <w:r w:rsidDel="00000000" w:rsidR="00000000" w:rsidRPr="00000000">
              <w:rPr>
                <w:rFonts w:ascii="Arial" w:cs="Arial" w:eastAsia="Arial" w:hAnsi="Arial"/>
                <w:sz w:val="24"/>
                <w:szCs w:val="24"/>
                <w:rtl w:val="0"/>
              </w:rPr>
              <w:t xml:space="preserve">31</w:t>
            </w:r>
          </w:p>
          <w:p w:rsidR="00000000" w:rsidDel="00000000" w:rsidP="00000000" w:rsidRDefault="00000000" w:rsidRPr="00000000" w14:paraId="000000CE">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Identidade de Gênero: </w:t>
            </w:r>
            <w:r w:rsidDel="00000000" w:rsidR="00000000" w:rsidRPr="00000000">
              <w:rPr>
                <w:rFonts w:ascii="Arial" w:cs="Arial" w:eastAsia="Arial" w:hAnsi="Arial"/>
                <w:sz w:val="24"/>
                <w:szCs w:val="24"/>
                <w:rtl w:val="0"/>
              </w:rPr>
              <w:t xml:space="preserve">4</w:t>
            </w: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Pessoa Desenvolvedora: </w:t>
            </w: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0D0">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Deseja continuar (S/N): </w:t>
            </w:r>
            <w:r w:rsidDel="00000000" w:rsidR="00000000" w:rsidRPr="00000000">
              <w:rPr>
                <w:rFonts w:ascii="Arial" w:cs="Arial" w:eastAsia="Arial" w:hAnsi="Arial"/>
                <w:sz w:val="24"/>
                <w:szCs w:val="24"/>
                <w:rtl w:val="0"/>
              </w:rPr>
              <w:t xml:space="preserve">S</w:t>
            </w:r>
          </w:p>
          <w:p w:rsidR="00000000" w:rsidDel="00000000" w:rsidP="00000000" w:rsidRDefault="00000000" w:rsidRPr="00000000" w14:paraId="000000D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3">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Idade: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0D4">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Identidade de Gênero: </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D5">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Pessoa Desenvolvedora: </w:t>
            </w: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0D6">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Deseja continuar (S/N): </w:t>
            </w:r>
            <w:r w:rsidDel="00000000" w:rsidR="00000000" w:rsidRPr="00000000">
              <w:rPr>
                <w:rFonts w:ascii="Arial" w:cs="Arial" w:eastAsia="Arial" w:hAnsi="Arial"/>
                <w:sz w:val="24"/>
                <w:szCs w:val="24"/>
                <w:rtl w:val="0"/>
              </w:rPr>
              <w:t xml:space="preserve">S</w:t>
            </w:r>
          </w:p>
          <w:p w:rsidR="00000000" w:rsidDel="00000000" w:rsidP="00000000" w:rsidRDefault="00000000" w:rsidRPr="00000000" w14:paraId="000000D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Idade: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0DA">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Identidade de Gênero: </w:t>
            </w:r>
            <w:r w:rsidDel="00000000" w:rsidR="00000000" w:rsidRPr="00000000">
              <w:rPr>
                <w:rFonts w:ascii="Arial" w:cs="Arial" w:eastAsia="Arial" w:hAnsi="Arial"/>
                <w:sz w:val="24"/>
                <w:szCs w:val="24"/>
                <w:rtl w:val="0"/>
              </w:rPr>
              <w:t xml:space="preserve">3</w:t>
            </w:r>
            <w:r w:rsidDel="00000000" w:rsidR="00000000" w:rsidRPr="00000000">
              <w:rPr>
                <w:rtl w:val="0"/>
              </w:rPr>
            </w:r>
          </w:p>
          <w:p w:rsidR="00000000" w:rsidDel="00000000" w:rsidP="00000000" w:rsidRDefault="00000000" w:rsidRPr="00000000" w14:paraId="000000DB">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Pessoa Desenvolvedora: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0DC">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Deseja continuar (S/N): </w:t>
            </w:r>
            <w:r w:rsidDel="00000000" w:rsidR="00000000" w:rsidRPr="00000000">
              <w:rPr>
                <w:rFonts w:ascii="Arial" w:cs="Arial" w:eastAsia="Arial" w:hAnsi="Arial"/>
                <w:sz w:val="24"/>
                <w:szCs w:val="24"/>
                <w:rtl w:val="0"/>
              </w:rPr>
              <w:t xml:space="preserve">N</w:t>
            </w:r>
          </w:p>
          <w:p w:rsidR="00000000" w:rsidDel="00000000" w:rsidP="00000000" w:rsidRDefault="00000000" w:rsidRPr="00000000" w14:paraId="000000DE">
            <w:pPr>
              <w:spacing w:line="360" w:lineRule="auto"/>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0DF">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 de pessoas desenvolvedoras Backend: </w:t>
            </w:r>
            <w:r w:rsidDel="00000000" w:rsidR="00000000" w:rsidRPr="00000000">
              <w:rPr>
                <w:rFonts w:ascii="Arial" w:cs="Arial" w:eastAsia="Arial" w:hAnsi="Arial"/>
                <w:sz w:val="24"/>
                <w:szCs w:val="24"/>
                <w:rtl w:val="0"/>
              </w:rPr>
              <w:t xml:space="preserve">2</w:t>
            </w:r>
            <w:r w:rsidDel="00000000" w:rsidR="00000000" w:rsidRPr="00000000">
              <w:rPr>
                <w:rtl w:val="0"/>
              </w:rPr>
            </w:r>
          </w:p>
          <w:p w:rsidR="00000000" w:rsidDel="00000000" w:rsidP="00000000" w:rsidRDefault="00000000" w:rsidRPr="00000000" w14:paraId="000000E0">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 de Mulheres Cis e Trans desenvolvedoras Frontend: </w:t>
            </w:r>
            <w:r w:rsidDel="00000000" w:rsidR="00000000" w:rsidRPr="00000000">
              <w:rPr>
                <w:rFonts w:ascii="Arial" w:cs="Arial" w:eastAsia="Arial" w:hAnsi="Arial"/>
                <w:sz w:val="24"/>
                <w:szCs w:val="24"/>
                <w:rtl w:val="0"/>
              </w:rPr>
              <w:t xml:space="preserve">1</w:t>
            </w:r>
            <w:r w:rsidDel="00000000" w:rsidR="00000000" w:rsidRPr="00000000">
              <w:rPr>
                <w:rtl w:val="0"/>
              </w:rPr>
            </w:r>
          </w:p>
          <w:p w:rsidR="00000000" w:rsidDel="00000000" w:rsidP="00000000" w:rsidRDefault="00000000" w:rsidRPr="00000000" w14:paraId="000000E2">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 de Homens Cis e Trans desenvolvedores Mobile maiores de 40 anos: </w:t>
            </w:r>
            <w:r w:rsidDel="00000000" w:rsidR="00000000" w:rsidRPr="00000000">
              <w:rPr>
                <w:rFonts w:ascii="Arial" w:cs="Arial" w:eastAsia="Arial" w:hAnsi="Arial"/>
                <w:sz w:val="24"/>
                <w:szCs w:val="24"/>
                <w:rtl w:val="0"/>
              </w:rPr>
              <w:t xml:space="preserve">0</w:t>
            </w:r>
            <w:r w:rsidDel="00000000" w:rsidR="00000000" w:rsidRPr="00000000">
              <w:rPr>
                <w:rtl w:val="0"/>
              </w:rPr>
            </w:r>
          </w:p>
          <w:p w:rsidR="00000000" w:rsidDel="00000000" w:rsidP="00000000" w:rsidRDefault="00000000" w:rsidRPr="00000000" w14:paraId="000000E4">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 de Pessoas Não Binárias desenvolvedoras FullStack menores de 30 anos: </w:t>
            </w:r>
            <w:r w:rsidDel="00000000" w:rsidR="00000000" w:rsidRPr="00000000">
              <w:rPr>
                <w:rFonts w:ascii="Arial" w:cs="Arial" w:eastAsia="Arial" w:hAnsi="Arial"/>
                <w:sz w:val="24"/>
                <w:szCs w:val="24"/>
                <w:rtl w:val="0"/>
              </w:rPr>
              <w:t xml:space="preserve">0</w:t>
            </w:r>
            <w:r w:rsidDel="00000000" w:rsidR="00000000" w:rsidRPr="00000000">
              <w:rPr>
                <w:rtl w:val="0"/>
              </w:rPr>
            </w:r>
          </w:p>
          <w:p w:rsidR="00000000" w:rsidDel="00000000" w:rsidP="00000000" w:rsidRDefault="00000000" w:rsidRPr="00000000" w14:paraId="000000E6">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 número total de pessoas que responderam à pesquisa: </w:t>
            </w:r>
            <w:r w:rsidDel="00000000" w:rsidR="00000000" w:rsidRPr="00000000">
              <w:rPr>
                <w:rFonts w:ascii="Arial" w:cs="Arial" w:eastAsia="Arial" w:hAnsi="Arial"/>
                <w:sz w:val="24"/>
                <w:szCs w:val="24"/>
                <w:rtl w:val="0"/>
              </w:rPr>
              <w:t xml:space="preserve">5</w:t>
            </w:r>
          </w:p>
          <w:p w:rsidR="00000000" w:rsidDel="00000000" w:rsidP="00000000" w:rsidRDefault="00000000" w:rsidRPr="00000000" w14:paraId="000000E8">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 média de idade das pessoas que responderam à pesquisa: </w:t>
            </w:r>
            <w:r w:rsidDel="00000000" w:rsidR="00000000" w:rsidRPr="00000000">
              <w:rPr>
                <w:rFonts w:ascii="Arial" w:cs="Arial" w:eastAsia="Arial" w:hAnsi="Arial"/>
                <w:sz w:val="24"/>
                <w:szCs w:val="24"/>
                <w:rtl w:val="0"/>
              </w:rPr>
              <w:t xml:space="preserve">28.60</w:t>
            </w:r>
          </w:p>
          <w:p w:rsidR="00000000" w:rsidDel="00000000" w:rsidP="00000000" w:rsidRDefault="00000000" w:rsidRPr="00000000" w14:paraId="000000EA">
            <w:pPr>
              <w:spacing w:line="276" w:lineRule="auto"/>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EB">
      <w:pPr>
        <w:spacing w:after="0" w:line="276"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after="12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03 — Laço de Repetição DO… WHILE (Resolva 1 exercício):</w:t>
      </w:r>
    </w:p>
    <w:p w:rsidR="00000000" w:rsidDel="00000000" w:rsidP="00000000" w:rsidRDefault="00000000" w:rsidRPr="00000000" w14:paraId="000000ED">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Escreva um algoritmo, que leia números inteiros via teclado, </w:t>
      </w:r>
      <w:r w:rsidDel="00000000" w:rsidR="00000000" w:rsidRPr="00000000">
        <w:rPr>
          <w:rFonts w:ascii="Arial" w:cs="Arial" w:eastAsia="Arial" w:hAnsi="Arial"/>
          <w:b w:val="1"/>
          <w:sz w:val="24"/>
          <w:szCs w:val="24"/>
          <w:rtl w:val="0"/>
        </w:rPr>
        <w:t xml:space="preserve">até que o número zero seja digitado</w:t>
      </w:r>
      <w:r w:rsidDel="00000000" w:rsidR="00000000" w:rsidRPr="00000000">
        <w:rPr>
          <w:rFonts w:ascii="Arial" w:cs="Arial" w:eastAsia="Arial" w:hAnsi="Arial"/>
          <w:sz w:val="24"/>
          <w:szCs w:val="24"/>
          <w:rtl w:val="0"/>
        </w:rPr>
        <w:t xml:space="preserve">. Ao final, </w:t>
      </w:r>
      <w:r w:rsidDel="00000000" w:rsidR="00000000" w:rsidRPr="00000000">
        <w:rPr>
          <w:rFonts w:ascii="Arial" w:cs="Arial" w:eastAsia="Arial" w:hAnsi="Arial"/>
          <w:b w:val="1"/>
          <w:sz w:val="24"/>
          <w:szCs w:val="24"/>
          <w:rtl w:val="0"/>
        </w:rPr>
        <w:t xml:space="preserve">mostre na tela a soma de todos os números digitados, que sejam positivos</w:t>
      </w:r>
      <w:r w:rsidDel="00000000" w:rsidR="00000000" w:rsidRPr="00000000">
        <w:rPr>
          <w:rFonts w:ascii="Arial" w:cs="Arial" w:eastAsia="Arial" w:hAnsi="Arial"/>
          <w:sz w:val="24"/>
          <w:szCs w:val="24"/>
          <w:rtl w:val="0"/>
        </w:rPr>
        <w:t xml:space="preserve">. Veja o exemplo abaixo:</w:t>
      </w:r>
    </w:p>
    <w:p w:rsidR="00000000" w:rsidDel="00000000" w:rsidP="00000000" w:rsidRDefault="00000000" w:rsidRPr="00000000" w14:paraId="000000EF">
      <w:pPr>
        <w:spacing w:after="0" w:line="276" w:lineRule="auto"/>
        <w:rPr>
          <w:rFonts w:ascii="Arial" w:cs="Arial" w:eastAsia="Arial" w:hAnsi="Arial"/>
          <w:sz w:val="20"/>
          <w:szCs w:val="20"/>
        </w:rPr>
      </w:pPr>
      <w:r w:rsidDel="00000000" w:rsidR="00000000" w:rsidRPr="00000000">
        <w:rPr>
          <w:rtl w:val="0"/>
        </w:rPr>
      </w:r>
    </w:p>
    <w:tbl>
      <w:tblPr>
        <w:tblStyle w:val="Table7"/>
        <w:tblW w:w="9630.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5115"/>
        <w:gridCol w:w="4515"/>
        <w:tblGridChange w:id="0">
          <w:tblGrid>
            <w:gridCol w:w="5115"/>
            <w:gridCol w:w="4515"/>
          </w:tblGrid>
        </w:tblGridChange>
      </w:tblGrid>
      <w:tr>
        <w:trPr>
          <w:cantSplit w:val="0"/>
          <w:tblHeader w:val="0"/>
        </w:trPr>
        <w:tc>
          <w:tcPr>
            <w:shd w:fill="000000" w:val="clear"/>
          </w:tcPr>
          <w:p w:rsidR="00000000" w:rsidDel="00000000" w:rsidP="00000000" w:rsidRDefault="00000000" w:rsidRPr="00000000" w14:paraId="000000F0">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0F1">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0F2">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0F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7</w:t>
            </w:r>
          </w:p>
          <w:p w:rsidR="00000000" w:rsidDel="00000000" w:rsidP="00000000" w:rsidRDefault="00000000" w:rsidRPr="00000000" w14:paraId="000000F6">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-31</w:t>
            </w:r>
          </w:p>
          <w:p w:rsidR="00000000" w:rsidDel="00000000" w:rsidP="00000000" w:rsidRDefault="00000000" w:rsidRPr="00000000" w14:paraId="000000F8">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0FA">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-11</w:t>
            </w:r>
          </w:p>
          <w:p w:rsidR="00000000" w:rsidDel="00000000" w:rsidP="00000000" w:rsidRDefault="00000000" w:rsidRPr="00000000" w14:paraId="000000FC">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0FE">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9</w:t>
            </w:r>
          </w:p>
          <w:p w:rsidR="00000000" w:rsidDel="00000000" w:rsidP="00000000" w:rsidRDefault="00000000" w:rsidRPr="00000000" w14:paraId="00000100">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102">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8</w:t>
            </w:r>
          </w:p>
          <w:p w:rsidR="00000000" w:rsidDel="00000000" w:rsidP="00000000" w:rsidRDefault="00000000" w:rsidRPr="00000000" w14:paraId="0000010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106">
            <w:pPr>
              <w:spacing w:line="276" w:lineRule="auto"/>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107">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soma dos números positivos é: </w:t>
            </w:r>
            <w:r w:rsidDel="00000000" w:rsidR="00000000" w:rsidRPr="00000000">
              <w:rPr>
                <w:rFonts w:ascii="Arial" w:cs="Arial" w:eastAsia="Arial" w:hAnsi="Arial"/>
                <w:sz w:val="24"/>
                <w:szCs w:val="24"/>
                <w:rtl w:val="0"/>
              </w:rPr>
              <w:t xml:space="preserve">36</w:t>
            </w:r>
            <w:r w:rsidDel="00000000" w:rsidR="00000000" w:rsidRPr="00000000">
              <w:rPr>
                <w:rtl w:val="0"/>
              </w:rPr>
            </w:r>
          </w:p>
        </w:tc>
      </w:tr>
    </w:tbl>
    <w:p w:rsidR="00000000" w:rsidDel="00000000" w:rsidP="00000000" w:rsidRDefault="00000000" w:rsidRPr="00000000" w14:paraId="0000010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10A">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10B">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Operadores</w:t>
      </w:r>
    </w:p>
    <w:p w:rsidR="00000000" w:rsidDel="00000000" w:rsidP="00000000" w:rsidRDefault="00000000" w:rsidRPr="00000000" w14:paraId="0000010C">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10D">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DO…WHILE</w:t>
      </w:r>
    </w:p>
    <w:p w:rsidR="00000000" w:rsidDel="00000000" w:rsidP="00000000" w:rsidRDefault="00000000" w:rsidRPr="00000000" w14:paraId="0000010E">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0">
      <w:pPr>
        <w:numPr>
          <w:ilvl w:val="0"/>
          <w:numId w:val="9"/>
        </w:numPr>
        <w:spacing w:after="0" w:line="276" w:lineRule="auto"/>
        <w:ind w:left="360"/>
        <w:rPr>
          <w:rFonts w:ascii="Arial" w:cs="Arial" w:eastAsia="Arial" w:hAnsi="Arial"/>
          <w:sz w:val="24"/>
          <w:szCs w:val="24"/>
        </w:rPr>
      </w:pPr>
      <w:r w:rsidDel="00000000" w:rsidR="00000000" w:rsidRPr="00000000">
        <w:rPr>
          <w:rFonts w:ascii="Arial" w:cs="Arial" w:eastAsia="Arial" w:hAnsi="Arial"/>
          <w:sz w:val="24"/>
          <w:szCs w:val="24"/>
          <w:rtl w:val="0"/>
        </w:rPr>
        <w:t xml:space="preserve">Escreva um algoritmo, que </w:t>
      </w:r>
      <w:r w:rsidDel="00000000" w:rsidR="00000000" w:rsidRPr="00000000">
        <w:rPr>
          <w:rFonts w:ascii="Arial" w:cs="Arial" w:eastAsia="Arial" w:hAnsi="Arial"/>
          <w:b w:val="1"/>
          <w:sz w:val="24"/>
          <w:szCs w:val="24"/>
          <w:rtl w:val="0"/>
        </w:rPr>
        <w:t xml:space="preserve">leia números inteiros via teclado, até que o número zero seja digitado</w:t>
      </w:r>
      <w:r w:rsidDel="00000000" w:rsidR="00000000" w:rsidRPr="00000000">
        <w:rPr>
          <w:rFonts w:ascii="Arial" w:cs="Arial" w:eastAsia="Arial" w:hAnsi="Arial"/>
          <w:sz w:val="24"/>
          <w:szCs w:val="24"/>
          <w:rtl w:val="0"/>
        </w:rPr>
        <w:t xml:space="preserve">. Ao final, </w:t>
      </w:r>
      <w:r w:rsidDel="00000000" w:rsidR="00000000" w:rsidRPr="00000000">
        <w:rPr>
          <w:rFonts w:ascii="Arial" w:cs="Arial" w:eastAsia="Arial" w:hAnsi="Arial"/>
          <w:b w:val="1"/>
          <w:sz w:val="24"/>
          <w:szCs w:val="24"/>
          <w:rtl w:val="0"/>
        </w:rPr>
        <w:t xml:space="preserve">mostre na tela a média de todos os números digitados, que sejam múltiplos de 3</w:t>
      </w:r>
      <w:r w:rsidDel="00000000" w:rsidR="00000000" w:rsidRPr="00000000">
        <w:rPr>
          <w:rFonts w:ascii="Arial" w:cs="Arial" w:eastAsia="Arial" w:hAnsi="Arial"/>
          <w:sz w:val="24"/>
          <w:szCs w:val="24"/>
          <w:rtl w:val="0"/>
        </w:rPr>
        <w:t xml:space="preserve">. Veja o exemplo abaixo:</w:t>
      </w:r>
    </w:p>
    <w:p w:rsidR="00000000" w:rsidDel="00000000" w:rsidP="00000000" w:rsidRDefault="00000000" w:rsidRPr="00000000" w14:paraId="00000111">
      <w:pPr>
        <w:spacing w:after="0" w:line="276" w:lineRule="auto"/>
        <w:rPr>
          <w:rFonts w:ascii="Arial" w:cs="Arial" w:eastAsia="Arial" w:hAnsi="Arial"/>
          <w:sz w:val="20"/>
          <w:szCs w:val="20"/>
        </w:rPr>
      </w:pPr>
      <w:r w:rsidDel="00000000" w:rsidR="00000000" w:rsidRPr="00000000">
        <w:rPr>
          <w:rtl w:val="0"/>
        </w:rPr>
      </w:r>
    </w:p>
    <w:tbl>
      <w:tblPr>
        <w:tblStyle w:val="Table8"/>
        <w:tblW w:w="9628.0" w:type="dxa"/>
        <w:jc w:val="left"/>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3539"/>
        <w:gridCol w:w="6089"/>
        <w:tblGridChange w:id="0">
          <w:tblGrid>
            <w:gridCol w:w="3539"/>
            <w:gridCol w:w="6089"/>
          </w:tblGrid>
        </w:tblGridChange>
      </w:tblGrid>
      <w:tr>
        <w:trPr>
          <w:cantSplit w:val="0"/>
          <w:tblHeader w:val="0"/>
        </w:trPr>
        <w:tc>
          <w:tcPr>
            <w:shd w:fill="000000" w:val="clear"/>
          </w:tcPr>
          <w:p w:rsidR="00000000" w:rsidDel="00000000" w:rsidP="00000000" w:rsidRDefault="00000000" w:rsidRPr="00000000" w14:paraId="00000112">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shd w:fill="000000" w:val="clear"/>
          </w:tcPr>
          <w:p w:rsidR="00000000" w:rsidDel="00000000" w:rsidP="00000000" w:rsidRDefault="00000000" w:rsidRPr="00000000" w14:paraId="00000113">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p w:rsidR="00000000" w:rsidDel="00000000" w:rsidP="00000000" w:rsidRDefault="00000000" w:rsidRPr="00000000" w14:paraId="00000114">
            <w:pPr>
              <w:spacing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2</w:t>
            </w:r>
          </w:p>
          <w:p w:rsidR="00000000" w:rsidDel="00000000" w:rsidP="00000000" w:rsidRDefault="00000000" w:rsidRPr="00000000" w14:paraId="00000116">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7</w:t>
            </w:r>
          </w:p>
          <w:p w:rsidR="00000000" w:rsidDel="00000000" w:rsidP="00000000" w:rsidRDefault="00000000" w:rsidRPr="00000000" w14:paraId="00000118">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-31</w:t>
            </w:r>
          </w:p>
          <w:p w:rsidR="00000000" w:rsidDel="00000000" w:rsidP="00000000" w:rsidRDefault="00000000" w:rsidRPr="00000000" w14:paraId="0000011A">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4</w:t>
            </w:r>
          </w:p>
          <w:p w:rsidR="00000000" w:rsidDel="00000000" w:rsidP="00000000" w:rsidRDefault="00000000" w:rsidRPr="00000000" w14:paraId="0000011C">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-11</w:t>
            </w:r>
          </w:p>
          <w:p w:rsidR="00000000" w:rsidDel="00000000" w:rsidP="00000000" w:rsidRDefault="00000000" w:rsidRPr="00000000" w14:paraId="0000011E">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6</w:t>
            </w:r>
          </w:p>
          <w:p w:rsidR="00000000" w:rsidDel="00000000" w:rsidP="00000000" w:rsidRDefault="00000000" w:rsidRPr="00000000" w14:paraId="00000120">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9</w:t>
            </w:r>
          </w:p>
          <w:p w:rsidR="00000000" w:rsidDel="00000000" w:rsidP="00000000" w:rsidRDefault="00000000" w:rsidRPr="00000000" w14:paraId="00000122">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-25</w:t>
            </w:r>
          </w:p>
          <w:p w:rsidR="00000000" w:rsidDel="00000000" w:rsidP="00000000" w:rsidRDefault="00000000" w:rsidRPr="00000000" w14:paraId="00000124">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8</w:t>
            </w:r>
          </w:p>
          <w:p w:rsidR="00000000" w:rsidDel="00000000" w:rsidP="00000000" w:rsidRDefault="00000000" w:rsidRPr="00000000" w14:paraId="00000126">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um número: </w:t>
            </w:r>
            <w:r w:rsidDel="00000000" w:rsidR="00000000" w:rsidRPr="00000000">
              <w:rPr>
                <w:rFonts w:ascii="Arial" w:cs="Arial" w:eastAsia="Arial" w:hAnsi="Arial"/>
                <w:sz w:val="24"/>
                <w:szCs w:val="24"/>
                <w:rtl w:val="0"/>
              </w:rPr>
              <w:t xml:space="preserve">0</w:t>
            </w:r>
          </w:p>
          <w:p w:rsidR="00000000" w:rsidDel="00000000" w:rsidP="00000000" w:rsidRDefault="00000000" w:rsidRPr="00000000" w14:paraId="00000128">
            <w:pPr>
              <w:spacing w:line="276" w:lineRule="auto"/>
              <w:rPr>
                <w:rFonts w:ascii="Arial" w:cs="Arial" w:eastAsia="Arial" w:hAnsi="Arial"/>
                <w:b w:val="1"/>
                <w:sz w:val="24"/>
                <w:szCs w:val="24"/>
              </w:rPr>
            </w:pPr>
            <w:r w:rsidDel="00000000" w:rsidR="00000000" w:rsidRPr="00000000">
              <w:rPr>
                <w:rtl w:val="0"/>
              </w:rPr>
            </w:r>
          </w:p>
        </w:tc>
        <w:tc>
          <w:tcPr>
            <w:vAlign w:val="center"/>
          </w:tcPr>
          <w:p w:rsidR="00000000" w:rsidDel="00000000" w:rsidP="00000000" w:rsidRDefault="00000000" w:rsidRPr="00000000" w14:paraId="00000129">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 média de todos os números múltiplos de 3 é: </w:t>
            </w:r>
            <w:r w:rsidDel="00000000" w:rsidR="00000000" w:rsidRPr="00000000">
              <w:rPr>
                <w:rFonts w:ascii="Arial" w:cs="Arial" w:eastAsia="Arial" w:hAnsi="Arial"/>
                <w:sz w:val="24"/>
                <w:szCs w:val="24"/>
                <w:rtl w:val="0"/>
              </w:rPr>
              <w:t xml:space="preserve">7.50</w:t>
            </w:r>
            <w:r w:rsidDel="00000000" w:rsidR="00000000" w:rsidRPr="00000000">
              <w:rPr>
                <w:rtl w:val="0"/>
              </w:rPr>
            </w:r>
          </w:p>
        </w:tc>
      </w:tr>
    </w:tbl>
    <w:p w:rsidR="00000000" w:rsidDel="00000000" w:rsidP="00000000" w:rsidRDefault="00000000" w:rsidRPr="00000000" w14:paraId="0000012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12C">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12D">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Operadores</w:t>
      </w:r>
    </w:p>
    <w:p w:rsidR="00000000" w:rsidDel="00000000" w:rsidP="00000000" w:rsidRDefault="00000000" w:rsidRPr="00000000" w14:paraId="0000012E">
      <w:pPr>
        <w:numPr>
          <w:ilvl w:val="0"/>
          <w:numId w:val="1"/>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12F">
      <w:pPr>
        <w:numPr>
          <w:ilvl w:val="0"/>
          <w:numId w:val="1"/>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Laço de Repetição DO…WHILE</w:t>
      </w:r>
    </w:p>
    <w:p w:rsidR="00000000" w:rsidDel="00000000" w:rsidP="00000000" w:rsidRDefault="00000000" w:rsidRPr="00000000" w14:paraId="00000130">
      <w:pPr>
        <w:spacing w:after="0" w:line="276"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spacing w:after="12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04 — Vetores (Resolva 1 exercício):</w:t>
      </w:r>
    </w:p>
    <w:p w:rsidR="00000000" w:rsidDel="00000000" w:rsidP="00000000" w:rsidRDefault="00000000" w:rsidRPr="00000000" w14:paraId="00000135">
      <w:pPr>
        <w:spacing w:after="12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36">
      <w:pPr>
        <w:numPr>
          <w:ilvl w:val="0"/>
          <w:numId w:val="5"/>
        </w:numPr>
        <w:spacing w:after="0" w:line="276" w:lineRule="auto"/>
        <w:ind w:left="50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Dado um vetor contendo 10 números inteiros não ordenados e não repetidos, construa um algoritmo que consiga pesquisar dados no vetor, onde o usuário irá digitar um número e o programa deve exibir na tela a </w:t>
      </w:r>
      <w:r w:rsidDel="00000000" w:rsidR="00000000" w:rsidRPr="00000000">
        <w:rPr>
          <w:rFonts w:ascii="Arial" w:cs="Arial" w:eastAsia="Arial" w:hAnsi="Arial"/>
          <w:b w:val="1"/>
          <w:sz w:val="24"/>
          <w:szCs w:val="24"/>
          <w:rtl w:val="0"/>
        </w:rPr>
        <w:t xml:space="preserve">posição</w:t>
      </w:r>
      <w:r w:rsidDel="00000000" w:rsidR="00000000" w:rsidRPr="00000000">
        <w:rPr>
          <w:rFonts w:ascii="Arial" w:cs="Arial" w:eastAsia="Arial" w:hAnsi="Arial"/>
          <w:sz w:val="24"/>
          <w:szCs w:val="24"/>
          <w:rtl w:val="0"/>
        </w:rPr>
        <w:t xml:space="preserve"> deste número no vetor. Caso o número não seja encontrado, a mensagem: “</w:t>
      </w:r>
      <w:r w:rsidDel="00000000" w:rsidR="00000000" w:rsidRPr="00000000">
        <w:rPr>
          <w:rFonts w:ascii="Arial" w:cs="Arial" w:eastAsia="Arial" w:hAnsi="Arial"/>
          <w:b w:val="1"/>
          <w:sz w:val="24"/>
          <w:szCs w:val="24"/>
          <w:rtl w:val="0"/>
        </w:rPr>
        <w:t xml:space="preserve">Não foi encontrado!” </w:t>
      </w:r>
      <w:r w:rsidDel="00000000" w:rsidR="00000000" w:rsidRPr="00000000">
        <w:rPr>
          <w:rFonts w:ascii="Arial" w:cs="Arial" w:eastAsia="Arial" w:hAnsi="Arial"/>
          <w:sz w:val="24"/>
          <w:szCs w:val="24"/>
          <w:rtl w:val="0"/>
        </w:rPr>
        <w:t xml:space="preserve">deve ser exibida na tela. Veja os exemplos abaixo:</w:t>
      </w:r>
    </w:p>
    <w:p w:rsidR="00000000" w:rsidDel="00000000" w:rsidP="00000000" w:rsidRDefault="00000000" w:rsidRPr="00000000" w14:paraId="00000137">
      <w:pPr>
        <w:spacing w:after="0" w:line="276" w:lineRule="auto"/>
        <w:rPr>
          <w:rFonts w:ascii="Arial" w:cs="Arial" w:eastAsia="Arial" w:hAnsi="Arial"/>
          <w:sz w:val="24"/>
          <w:szCs w:val="24"/>
        </w:rPr>
      </w:pPr>
      <w:r w:rsidDel="00000000" w:rsidR="00000000" w:rsidRPr="00000000">
        <w:rPr>
          <w:rtl w:val="0"/>
        </w:rPr>
      </w:r>
    </w:p>
    <w:tbl>
      <w:tblPr>
        <w:tblStyle w:val="Table9"/>
        <w:tblW w:w="9627.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6"/>
        <w:gridCol w:w="464"/>
        <w:gridCol w:w="19"/>
        <w:gridCol w:w="463"/>
        <w:gridCol w:w="20"/>
        <w:gridCol w:w="483"/>
        <w:gridCol w:w="448"/>
        <w:gridCol w:w="35"/>
        <w:gridCol w:w="464"/>
        <w:gridCol w:w="19"/>
        <w:gridCol w:w="337"/>
        <w:gridCol w:w="12"/>
        <w:gridCol w:w="350"/>
        <w:gridCol w:w="37"/>
        <w:gridCol w:w="350"/>
        <w:gridCol w:w="40"/>
        <w:gridCol w:w="443"/>
        <w:gridCol w:w="7"/>
        <w:gridCol w:w="334"/>
        <w:gridCol w:w="9"/>
        <w:gridCol w:w="384"/>
        <w:gridCol w:w="4104"/>
        <w:tblGridChange w:id="0">
          <w:tblGrid>
            <w:gridCol w:w="806"/>
            <w:gridCol w:w="464"/>
            <w:gridCol w:w="19"/>
            <w:gridCol w:w="463"/>
            <w:gridCol w:w="20"/>
            <w:gridCol w:w="483"/>
            <w:gridCol w:w="448"/>
            <w:gridCol w:w="35"/>
            <w:gridCol w:w="464"/>
            <w:gridCol w:w="19"/>
            <w:gridCol w:w="337"/>
            <w:gridCol w:w="12"/>
            <w:gridCol w:w="350"/>
            <w:gridCol w:w="37"/>
            <w:gridCol w:w="350"/>
            <w:gridCol w:w="40"/>
            <w:gridCol w:w="443"/>
            <w:gridCol w:w="7"/>
            <w:gridCol w:w="334"/>
            <w:gridCol w:w="9"/>
            <w:gridCol w:w="384"/>
            <w:gridCol w:w="4104"/>
          </w:tblGrid>
        </w:tblGridChange>
      </w:tblGrid>
      <w:tr>
        <w:trPr>
          <w:cantSplit w:val="0"/>
          <w:tblHeader w:val="0"/>
        </w:trPr>
        <w:tc>
          <w:tcPr>
            <w:gridSpan w:val="21"/>
            <w:tcBorders>
              <w:bottom w:color="000000" w:space="0" w:sz="12" w:val="single"/>
            </w:tcBorders>
            <w:shd w:fill="000000" w:val="clear"/>
          </w:tcPr>
          <w:p w:rsidR="00000000" w:rsidDel="00000000" w:rsidP="00000000" w:rsidRDefault="00000000" w:rsidRPr="00000000" w14:paraId="00000138">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tcBorders>
              <w:bottom w:color="000000" w:space="0" w:sz="12" w:val="single"/>
            </w:tcBorders>
            <w:shd w:fill="000000" w:val="clear"/>
          </w:tcPr>
          <w:p w:rsidR="00000000" w:rsidDel="00000000" w:rsidP="00000000" w:rsidRDefault="00000000" w:rsidRPr="00000000" w14:paraId="0000014D">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gridSpan w:val="21"/>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4E">
            <w:pPr>
              <w:spacing w:line="276" w:lineRule="auto"/>
              <w:rPr>
                <w:rFonts w:ascii="Arial" w:cs="Arial" w:eastAsia="Arial" w:hAnsi="Arial"/>
                <w:sz w:val="24"/>
                <w:szCs w:val="24"/>
              </w:rPr>
            </w:pPr>
            <w:r w:rsidDel="00000000" w:rsidR="00000000" w:rsidRPr="00000000">
              <w:rPr>
                <w:rtl w:val="0"/>
              </w:rPr>
            </w:r>
          </w:p>
        </w:tc>
        <w:tc>
          <w:tcPr>
            <w:vMerge w:val="restart"/>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63">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 número 7 está localizado na posição:</w:t>
            </w:r>
            <w:r w:rsidDel="00000000" w:rsidR="00000000" w:rsidRPr="00000000">
              <w:rPr>
                <w:rFonts w:ascii="Arial" w:cs="Arial" w:eastAsia="Arial" w:hAnsi="Arial"/>
                <w:sz w:val="24"/>
                <w:szCs w:val="24"/>
                <w:rtl w:val="0"/>
              </w:rPr>
              <w:t xml:space="preserve"> 6</w:t>
            </w:r>
          </w:p>
        </w:tc>
      </w:tr>
      <w:tr>
        <w:trPr>
          <w:cantSplit w:val="0"/>
          <w:tblHeader w:val="0"/>
        </w:trPr>
        <w:tc>
          <w:tcPr>
            <w:tcBorders>
              <w:top w:color="000000" w:space="0" w:sz="0" w:val="nil"/>
              <w:left w:color="000000" w:space="0" w:sz="12" w:val="single"/>
              <w:bottom w:color="000000" w:space="0" w:sz="0" w:val="nil"/>
              <w:right w:color="000000" w:space="0" w:sz="0" w:val="nil"/>
            </w:tcBorders>
          </w:tcPr>
          <w:p w:rsidR="00000000" w:rsidDel="00000000" w:rsidP="00000000" w:rsidRDefault="00000000" w:rsidRPr="00000000" w14:paraId="00000164">
            <w:pPr>
              <w:spacing w:line="276" w:lineRule="auto"/>
              <w:jc w:val="center"/>
              <w:rPr>
                <w:rFonts w:ascii="Arial" w:cs="Arial" w:eastAsia="Arial" w:hAnsi="Arial"/>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5">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0</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6">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1</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8">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A">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3</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B">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4</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D">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5</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F">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2">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7</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3">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8</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5">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9</w:t>
            </w:r>
          </w:p>
        </w:tc>
        <w:tc>
          <w:tcPr>
            <w:tcBorders>
              <w:top w:color="000000" w:space="0" w:sz="0" w:val="nil"/>
              <w:left w:color="000000" w:space="0" w:sz="0" w:val="nil"/>
              <w:bottom w:color="000000" w:space="0" w:sz="0" w:val="nil"/>
              <w:right w:color="000000" w:space="0" w:sz="12" w:val="single"/>
            </w:tcBorders>
          </w:tcPr>
          <w:p w:rsidR="00000000" w:rsidDel="00000000" w:rsidP="00000000" w:rsidRDefault="00000000" w:rsidRPr="00000000" w14:paraId="00000178">
            <w:pPr>
              <w:spacing w:line="276" w:lineRule="auto"/>
              <w:jc w:val="center"/>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79">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17A">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vetor</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7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7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7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8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18E">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8F">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190">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A5">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1A6">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Digite o número que você deseja encontrar: </w:t>
            </w:r>
            <w:r w:rsidDel="00000000" w:rsidR="00000000" w:rsidRPr="00000000">
              <w:rPr>
                <w:rFonts w:ascii="Arial" w:cs="Arial" w:eastAsia="Arial" w:hAnsi="Arial"/>
                <w:sz w:val="24"/>
                <w:szCs w:val="24"/>
                <w:rtl w:val="0"/>
              </w:rPr>
              <w:t xml:space="preserve">7</w:t>
            </w:r>
            <w:r w:rsidDel="00000000" w:rsidR="00000000" w:rsidRPr="00000000">
              <w:rPr>
                <w:rtl w:val="0"/>
              </w:rPr>
            </w:r>
          </w:p>
        </w:tc>
        <w:tc>
          <w:tcPr>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BB">
            <w:pPr>
              <w:widowControl w:val="0"/>
              <w:spacing w:line="276" w:lineRule="auto"/>
              <w:rPr>
                <w:rFonts w:ascii="Arial" w:cs="Arial" w:eastAsia="Arial" w:hAnsi="Arial"/>
                <w:b w:val="1"/>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BC">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right w:color="000000" w:space="0" w:sz="12" w:val="single"/>
            </w:tcBorders>
            <w:vAlign w:val="center"/>
          </w:tcPr>
          <w:p w:rsidR="00000000" w:rsidDel="00000000" w:rsidP="00000000" w:rsidRDefault="00000000" w:rsidRPr="00000000" w14:paraId="000001D1">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D2">
            <w:pPr>
              <w:spacing w:line="276" w:lineRule="auto"/>
              <w:rPr>
                <w:rFonts w:ascii="Arial" w:cs="Arial" w:eastAsia="Arial" w:hAnsi="Arial"/>
                <w:sz w:val="24"/>
                <w:szCs w:val="24"/>
              </w:rPr>
            </w:pPr>
            <w:r w:rsidDel="00000000" w:rsidR="00000000" w:rsidRPr="00000000">
              <w:rPr>
                <w:rtl w:val="0"/>
              </w:rPr>
            </w:r>
          </w:p>
        </w:tc>
        <w:tc>
          <w:tcPr>
            <w:vMerge w:val="restart"/>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1E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O número 40 não foi encontrado!</w:t>
            </w: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0" w:val="nil"/>
            </w:tcBorders>
          </w:tcPr>
          <w:p w:rsidR="00000000" w:rsidDel="00000000" w:rsidP="00000000" w:rsidRDefault="00000000" w:rsidRPr="00000000" w14:paraId="000001E8">
            <w:pPr>
              <w:spacing w:line="276" w:lineRule="auto"/>
              <w:rPr>
                <w:rFonts w:ascii="Arial" w:cs="Arial" w:eastAsia="Arial" w:hAnsi="Arial"/>
                <w:sz w:val="24"/>
                <w:szCs w:val="24"/>
              </w:rPr>
            </w:pPr>
            <w:r w:rsidDel="00000000" w:rsidR="00000000" w:rsidRPr="00000000">
              <w:rPr>
                <w:rtl w:val="0"/>
              </w:rPr>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E9">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0</w:t>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EB">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1</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ED">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2</w:t>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EE">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3</w:t>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0">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4</w:t>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2">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5</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4">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6</w:t>
            </w:r>
          </w:p>
        </w:tc>
        <w:tc>
          <w:tcPr>
            <w:gridSpan w:val="3"/>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5">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7</w:t>
            </w:r>
          </w:p>
        </w:tc>
        <w:tc>
          <w:tcPr>
            <w:gridSpan w:val="2"/>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8">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8</w:t>
            </w:r>
          </w:p>
        </w:tc>
        <w:tc>
          <w:tcPr>
            <w:tcBorders>
              <w:top w:color="000000" w:space="0" w:sz="0" w:val="nil"/>
              <w:left w:color="000000" w:space="0" w:sz="0" w:val="nil"/>
              <w:bottom w:color="000000" w:space="0" w:sz="12" w:val="single"/>
              <w:right w:color="000000" w:space="0" w:sz="0" w:val="nil"/>
            </w:tcBorders>
          </w:tcPr>
          <w:p w:rsidR="00000000" w:rsidDel="00000000" w:rsidP="00000000" w:rsidRDefault="00000000" w:rsidRPr="00000000" w14:paraId="000001FA">
            <w:pPr>
              <w:spacing w:line="276" w:lineRule="auto"/>
              <w:jc w:val="center"/>
              <w:rPr>
                <w:rFonts w:ascii="Arial" w:cs="Arial" w:eastAsia="Arial" w:hAnsi="Arial"/>
                <w:b w:val="1"/>
                <w:color w:val="ff0000"/>
                <w:sz w:val="24"/>
                <w:szCs w:val="24"/>
              </w:rPr>
            </w:pPr>
            <w:r w:rsidDel="00000000" w:rsidR="00000000" w:rsidRPr="00000000">
              <w:rPr>
                <w:rFonts w:ascii="Arial" w:cs="Arial" w:eastAsia="Arial" w:hAnsi="Arial"/>
                <w:b w:val="1"/>
                <w:color w:val="ff0000"/>
                <w:sz w:val="24"/>
                <w:szCs w:val="24"/>
                <w:rtl w:val="0"/>
              </w:rPr>
              <w:t xml:space="preserve">9</w:t>
            </w:r>
          </w:p>
        </w:tc>
        <w:tc>
          <w:tcPr>
            <w:gridSpan w:val="2"/>
            <w:tcBorders>
              <w:top w:color="000000" w:space="0" w:sz="0" w:val="nil"/>
              <w:left w:color="000000" w:space="0" w:sz="0" w:val="nil"/>
              <w:bottom w:color="000000" w:space="0" w:sz="0" w:val="nil"/>
              <w:right w:color="000000" w:space="0" w:sz="12" w:val="single"/>
            </w:tcBorders>
          </w:tcPr>
          <w:p w:rsidR="00000000" w:rsidDel="00000000" w:rsidP="00000000" w:rsidRDefault="00000000" w:rsidRPr="00000000" w14:paraId="000001FB">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1FD">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1FE">
            <w:pPr>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vetor</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F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gridSpan w:val="2"/>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gridSpan w:val="3"/>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0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1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gridSpan w:val="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11">
            <w:pPr>
              <w:spacing w:line="276" w:lineRule="auto"/>
              <w:jc w:val="center"/>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213">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14">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229">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2A">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Digite o número que você deseja encontrar: </w:t>
            </w:r>
            <w:r w:rsidDel="00000000" w:rsidR="00000000" w:rsidRPr="00000000">
              <w:rPr>
                <w:rFonts w:ascii="Arial" w:cs="Arial" w:eastAsia="Arial" w:hAnsi="Arial"/>
                <w:sz w:val="24"/>
                <w:szCs w:val="24"/>
                <w:rtl w:val="0"/>
              </w:rPr>
              <w:t xml:space="preserve">40</w:t>
            </w:r>
          </w:p>
        </w:tc>
        <w:tc>
          <w:tcPr>
            <w:vMerge w:val="continue"/>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23F">
            <w:pPr>
              <w:widowControl w:val="0"/>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21"/>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240">
            <w:pPr>
              <w:spacing w:line="276" w:lineRule="auto"/>
              <w:rPr>
                <w:rFonts w:ascii="Arial" w:cs="Arial" w:eastAsia="Arial" w:hAnsi="Arial"/>
                <w:sz w:val="24"/>
                <w:szCs w:val="24"/>
              </w:rPr>
            </w:pPr>
            <w:r w:rsidDel="00000000" w:rsidR="00000000" w:rsidRPr="00000000">
              <w:rPr>
                <w:rtl w:val="0"/>
              </w:rPr>
            </w:r>
          </w:p>
        </w:tc>
        <w:tc>
          <w:tcPr>
            <w:vMerge w:val="continue"/>
            <w:tcBorders>
              <w:top w:color="000000" w:space="0" w:sz="12" w:val="single"/>
              <w:left w:color="000000" w:space="0" w:sz="12" w:val="single"/>
              <w:bottom w:color="000000" w:space="0" w:sz="12" w:val="single"/>
              <w:right w:color="000000" w:space="0" w:sz="12" w:val="single"/>
            </w:tcBorders>
            <w:vAlign w:val="center"/>
          </w:tcPr>
          <w:p w:rsidR="00000000" w:rsidDel="00000000" w:rsidP="00000000" w:rsidRDefault="00000000" w:rsidRPr="00000000" w14:paraId="00000255">
            <w:pPr>
              <w:widowControl w:val="0"/>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256">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7">
      <w:pPr>
        <w:spacing w:after="0" w:line="276" w:lineRule="auto"/>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 Os números em vermelho representam o índice (posição) do vetor.</w:t>
      </w:r>
    </w:p>
    <w:p w:rsidR="00000000" w:rsidDel="00000000" w:rsidP="00000000" w:rsidRDefault="00000000" w:rsidRPr="00000000" w14:paraId="00000258">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9">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25A">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Saída de dados</w:t>
      </w:r>
    </w:p>
    <w:p w:rsidR="00000000" w:rsidDel="00000000" w:rsidP="00000000" w:rsidRDefault="00000000" w:rsidRPr="00000000" w14:paraId="0000025B">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25C">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de Repetição</w:t>
      </w:r>
    </w:p>
    <w:p w:rsidR="00000000" w:rsidDel="00000000" w:rsidP="00000000" w:rsidRDefault="00000000" w:rsidRPr="00000000" w14:paraId="0000025D">
      <w:pPr>
        <w:numPr>
          <w:ilvl w:val="0"/>
          <w:numId w:val="4"/>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Vetores</w:t>
      </w:r>
    </w:p>
    <w:p w:rsidR="00000000" w:rsidDel="00000000" w:rsidP="00000000" w:rsidRDefault="00000000" w:rsidRPr="00000000" w14:paraId="0000025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F">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0">
      <w:pPr>
        <w:numPr>
          <w:ilvl w:val="0"/>
          <w:numId w:val="5"/>
        </w:numPr>
        <w:spacing w:after="0" w:line="276" w:lineRule="auto"/>
        <w:ind w:left="50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Elabore um algoritmo que leia 10 números inteiros e armazene em um vetor. Em seguida, mostre na tela:</w:t>
      </w:r>
    </w:p>
    <w:p w:rsidR="00000000" w:rsidDel="00000000" w:rsidP="00000000" w:rsidRDefault="00000000" w:rsidRPr="00000000" w14:paraId="00000261">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os elementos dos índices ímpares do vetor </w:t>
      </w:r>
    </w:p>
    <w:p w:rsidR="00000000" w:rsidDel="00000000" w:rsidP="00000000" w:rsidRDefault="00000000" w:rsidRPr="00000000" w14:paraId="00000262">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os elementos do vetor que são números pares</w:t>
      </w:r>
    </w:p>
    <w:p w:rsidR="00000000" w:rsidDel="00000000" w:rsidP="00000000" w:rsidRDefault="00000000" w:rsidRPr="00000000" w14:paraId="00000263">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Soma de todos os elementos do vetor</w:t>
      </w:r>
    </w:p>
    <w:p w:rsidR="00000000" w:rsidDel="00000000" w:rsidP="00000000" w:rsidRDefault="00000000" w:rsidRPr="00000000" w14:paraId="00000264">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Média de todos os elementos do vetor, armazenada em uma variável do tipo real</w:t>
      </w:r>
    </w:p>
    <w:p w:rsidR="00000000" w:rsidDel="00000000" w:rsidP="00000000" w:rsidRDefault="00000000" w:rsidRPr="00000000" w14:paraId="00000265">
      <w:pPr>
        <w:spacing w:after="0" w:line="276" w:lineRule="auto"/>
        <w:ind w:left="50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6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Veja o exemplo abaixo:</w:t>
      </w:r>
    </w:p>
    <w:p w:rsidR="00000000" w:rsidDel="00000000" w:rsidP="00000000" w:rsidRDefault="00000000" w:rsidRPr="00000000" w14:paraId="00000267">
      <w:pPr>
        <w:spacing w:after="0" w:line="276" w:lineRule="auto"/>
        <w:rPr>
          <w:rFonts w:ascii="Arial" w:cs="Arial" w:eastAsia="Arial" w:hAnsi="Arial"/>
          <w:sz w:val="24"/>
          <w:szCs w:val="24"/>
        </w:rPr>
      </w:pPr>
      <w:r w:rsidDel="00000000" w:rsidR="00000000" w:rsidRPr="00000000">
        <w:rPr>
          <w:rtl w:val="0"/>
        </w:rPr>
      </w:r>
    </w:p>
    <w:tbl>
      <w:tblPr>
        <w:tblStyle w:val="Table10"/>
        <w:tblW w:w="95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345"/>
        <w:gridCol w:w="345"/>
        <w:gridCol w:w="345"/>
        <w:gridCol w:w="345"/>
        <w:gridCol w:w="345"/>
        <w:gridCol w:w="345"/>
        <w:gridCol w:w="345"/>
        <w:gridCol w:w="345"/>
        <w:gridCol w:w="480"/>
        <w:gridCol w:w="345"/>
        <w:gridCol w:w="300"/>
        <w:gridCol w:w="4890"/>
        <w:tblGridChange w:id="0">
          <w:tblGrid>
            <w:gridCol w:w="810"/>
            <w:gridCol w:w="345"/>
            <w:gridCol w:w="345"/>
            <w:gridCol w:w="345"/>
            <w:gridCol w:w="345"/>
            <w:gridCol w:w="345"/>
            <w:gridCol w:w="345"/>
            <w:gridCol w:w="345"/>
            <w:gridCol w:w="345"/>
            <w:gridCol w:w="480"/>
            <w:gridCol w:w="345"/>
            <w:gridCol w:w="300"/>
            <w:gridCol w:w="4890"/>
          </w:tblGrid>
        </w:tblGridChange>
      </w:tblGrid>
      <w:tr>
        <w:trPr>
          <w:cantSplit w:val="0"/>
          <w:tblHeader w:val="0"/>
        </w:trPr>
        <w:tc>
          <w:tcPr>
            <w:gridSpan w:val="12"/>
            <w:tcBorders>
              <w:bottom w:color="000000" w:space="0" w:sz="12" w:val="single"/>
            </w:tcBorders>
            <w:shd w:fill="000000" w:val="clear"/>
          </w:tcPr>
          <w:p w:rsidR="00000000" w:rsidDel="00000000" w:rsidP="00000000" w:rsidRDefault="00000000" w:rsidRPr="00000000" w14:paraId="00000268">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tcBorders>
              <w:bottom w:color="000000" w:space="0" w:sz="12" w:val="single"/>
            </w:tcBorders>
            <w:shd w:fill="000000" w:val="clear"/>
          </w:tcPr>
          <w:p w:rsidR="00000000" w:rsidDel="00000000" w:rsidP="00000000" w:rsidRDefault="00000000" w:rsidRPr="00000000" w14:paraId="00000274">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gridSpan w:val="12"/>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275">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281">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82">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vetor</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28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8D">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8E">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Elementos nos índices ímpares:</w:t>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8F">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9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C">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5 3 9 8 6</w:t>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9D">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A9">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AA">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B6">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Elementos pares:</w:t>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B7">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C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2 4 8 10 6</w:t>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C4">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D0">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D1">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DD">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Soma: </w:t>
            </w:r>
            <w:r w:rsidDel="00000000" w:rsidR="00000000" w:rsidRPr="00000000">
              <w:rPr>
                <w:rFonts w:ascii="Arial" w:cs="Arial" w:eastAsia="Arial" w:hAnsi="Arial"/>
                <w:sz w:val="24"/>
                <w:szCs w:val="24"/>
                <w:rtl w:val="0"/>
              </w:rPr>
              <w:t xml:space="preserve">55</w:t>
            </w:r>
            <w:r w:rsidDel="00000000" w:rsidR="00000000" w:rsidRPr="00000000">
              <w:rPr>
                <w:rtl w:val="0"/>
              </w:rPr>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DE">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EA">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EB">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2F7">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Média: </w:t>
            </w:r>
            <w:r w:rsidDel="00000000" w:rsidR="00000000" w:rsidRPr="00000000">
              <w:rPr>
                <w:rFonts w:ascii="Arial" w:cs="Arial" w:eastAsia="Arial" w:hAnsi="Arial"/>
                <w:sz w:val="24"/>
                <w:szCs w:val="24"/>
                <w:rtl w:val="0"/>
              </w:rPr>
              <w:t xml:space="preserve">5.50</w:t>
            </w:r>
          </w:p>
        </w:tc>
      </w:tr>
      <w:tr>
        <w:trPr>
          <w:cantSplit w:val="0"/>
          <w:tblHeader w:val="0"/>
        </w:trPr>
        <w:tc>
          <w:tcPr>
            <w:gridSpan w:val="12"/>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2F8">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304">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05">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0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307">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308">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309">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de Repetição</w:t>
      </w:r>
    </w:p>
    <w:p w:rsidR="00000000" w:rsidDel="00000000" w:rsidP="00000000" w:rsidRDefault="00000000" w:rsidRPr="00000000" w14:paraId="0000030A">
      <w:pPr>
        <w:numPr>
          <w:ilvl w:val="0"/>
          <w:numId w:val="4"/>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Vetores</w:t>
      </w:r>
    </w:p>
    <w:p w:rsidR="00000000" w:rsidDel="00000000" w:rsidP="00000000" w:rsidRDefault="00000000" w:rsidRPr="00000000" w14:paraId="0000030B">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C">
      <w:pPr>
        <w:spacing w:after="12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 05 — Matrizes (Resolva 1 exercício):</w:t>
      </w:r>
    </w:p>
    <w:p w:rsidR="00000000" w:rsidDel="00000000" w:rsidP="00000000" w:rsidRDefault="00000000" w:rsidRPr="00000000" w14:paraId="0000030D">
      <w:pPr>
        <w:spacing w:after="12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0E">
      <w:pPr>
        <w:numPr>
          <w:ilvl w:val="0"/>
          <w:numId w:val="5"/>
        </w:numPr>
        <w:spacing w:after="0" w:line="276" w:lineRule="auto"/>
        <w:ind w:left="50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Elabore um algoritmo que leia uma Matriz 3×3 de números inteiros e em seguida, mostre na tela:</w:t>
      </w:r>
    </w:p>
    <w:p w:rsidR="00000000" w:rsidDel="00000000" w:rsidP="00000000" w:rsidRDefault="00000000" w:rsidRPr="00000000" w14:paraId="0000030F">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os elementos da Diagonal Principal</w:t>
      </w:r>
    </w:p>
    <w:p w:rsidR="00000000" w:rsidDel="00000000" w:rsidP="00000000" w:rsidRDefault="00000000" w:rsidRPr="00000000" w14:paraId="00000310">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Todos os elementos da Diagonal Secundária</w:t>
      </w:r>
    </w:p>
    <w:p w:rsidR="00000000" w:rsidDel="00000000" w:rsidP="00000000" w:rsidRDefault="00000000" w:rsidRPr="00000000" w14:paraId="00000311">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Soma de todos os elementos da Diagonal Principal</w:t>
      </w:r>
    </w:p>
    <w:p w:rsidR="00000000" w:rsidDel="00000000" w:rsidP="00000000" w:rsidRDefault="00000000" w:rsidRPr="00000000" w14:paraId="00000312">
      <w:pPr>
        <w:numPr>
          <w:ilvl w:val="0"/>
          <w:numId w:val="6"/>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 Soma de todos os elementos da Diagonal Secundária</w:t>
      </w:r>
    </w:p>
    <w:p w:rsidR="00000000" w:rsidDel="00000000" w:rsidP="00000000" w:rsidRDefault="00000000" w:rsidRPr="00000000" w14:paraId="00000313">
      <w:pPr>
        <w:spacing w:after="0" w:line="276" w:lineRule="auto"/>
        <w:ind w:left="502"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1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Veja o exemplo abaixo:</w:t>
      </w:r>
    </w:p>
    <w:p w:rsidR="00000000" w:rsidDel="00000000" w:rsidP="00000000" w:rsidRDefault="00000000" w:rsidRPr="00000000" w14:paraId="00000315">
      <w:pPr>
        <w:spacing w:after="0" w:line="276" w:lineRule="auto"/>
        <w:rPr>
          <w:rFonts w:ascii="Arial" w:cs="Arial" w:eastAsia="Arial" w:hAnsi="Arial"/>
          <w:sz w:val="24"/>
          <w:szCs w:val="24"/>
        </w:rPr>
      </w:pPr>
      <w:r w:rsidDel="00000000" w:rsidR="00000000" w:rsidRPr="00000000">
        <w:rPr>
          <w:rtl w:val="0"/>
        </w:rPr>
      </w:r>
    </w:p>
    <w:tbl>
      <w:tblPr>
        <w:tblStyle w:val="Table11"/>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
        <w:gridCol w:w="1192"/>
        <w:gridCol w:w="1193"/>
        <w:gridCol w:w="1193"/>
        <w:gridCol w:w="614"/>
        <w:gridCol w:w="4512"/>
        <w:tblGridChange w:id="0">
          <w:tblGrid>
            <w:gridCol w:w="924"/>
            <w:gridCol w:w="1192"/>
            <w:gridCol w:w="1193"/>
            <w:gridCol w:w="1193"/>
            <w:gridCol w:w="614"/>
            <w:gridCol w:w="4512"/>
          </w:tblGrid>
        </w:tblGridChange>
      </w:tblGrid>
      <w:tr>
        <w:trPr>
          <w:cantSplit w:val="0"/>
          <w:trHeight w:val="242.69335937500045" w:hRule="atLeast"/>
          <w:tblHeader w:val="0"/>
        </w:trPr>
        <w:tc>
          <w:tcPr>
            <w:gridSpan w:val="5"/>
            <w:tcBorders>
              <w:bottom w:color="000000" w:space="0" w:sz="12" w:val="single"/>
            </w:tcBorders>
            <w:shd w:fill="000000" w:val="clear"/>
          </w:tcPr>
          <w:p w:rsidR="00000000" w:rsidDel="00000000" w:rsidP="00000000" w:rsidRDefault="00000000" w:rsidRPr="00000000" w14:paraId="00000316">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tcBorders>
              <w:bottom w:color="000000" w:space="0" w:sz="12" w:val="single"/>
            </w:tcBorders>
            <w:shd w:fill="000000" w:val="clear"/>
          </w:tcPr>
          <w:p w:rsidR="00000000" w:rsidDel="00000000" w:rsidP="00000000" w:rsidRDefault="00000000" w:rsidRPr="00000000" w14:paraId="0000031B">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gridSpan w:val="5"/>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31C">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321">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2">
            <w:pPr>
              <w:spacing w:line="276" w:lineRule="auto"/>
              <w:rPr>
                <w:rFonts w:ascii="Arial" w:cs="Arial" w:eastAsia="Arial" w:hAnsi="Arial"/>
                <w:b w:val="1"/>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6">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7">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Elementos da Diagonal Principal:</w:t>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8">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matriz</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C">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D">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1 5 9</w:t>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2E">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2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3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3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2">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3">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4">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9">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Elementos da Diagonal Secundária:</w:t>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A">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3F">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3 5 7</w:t>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40">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45">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46">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4B">
            <w:pPr>
              <w:spacing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Soma dos Elementos da Diagonal Principal:</w:t>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4C">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1">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2">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7">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8">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D">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Soma dos Elementos da Diagonal Secundária:</w:t>
            </w:r>
            <w:r w:rsidDel="00000000" w:rsidR="00000000" w:rsidRPr="00000000">
              <w:rPr>
                <w:rtl w:val="0"/>
              </w:rPr>
            </w:r>
          </w:p>
        </w:tc>
      </w:tr>
      <w:tr>
        <w:trPr>
          <w:cantSplit w:val="0"/>
          <w:tblHeader w:val="0"/>
        </w:trPr>
        <w:tc>
          <w:tcPr>
            <w:gridSpan w:val="5"/>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5E">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63">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15</w:t>
            </w:r>
          </w:p>
        </w:tc>
      </w:tr>
      <w:tr>
        <w:trPr>
          <w:cantSplit w:val="0"/>
          <w:tblHeader w:val="0"/>
        </w:trPr>
        <w:tc>
          <w:tcPr>
            <w:gridSpan w:val="5"/>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364">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369">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6A">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B">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36C">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36D">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36E">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de Repetição</w:t>
      </w:r>
    </w:p>
    <w:p w:rsidR="00000000" w:rsidDel="00000000" w:rsidP="00000000" w:rsidRDefault="00000000" w:rsidRPr="00000000" w14:paraId="0000036F">
      <w:pPr>
        <w:numPr>
          <w:ilvl w:val="0"/>
          <w:numId w:val="4"/>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Matrizes</w:t>
      </w:r>
    </w:p>
    <w:p w:rsidR="00000000" w:rsidDel="00000000" w:rsidP="00000000" w:rsidRDefault="00000000" w:rsidRPr="00000000" w14:paraId="00000370">
      <w:pPr>
        <w:spacing w:after="0" w:line="276" w:lineRule="auto"/>
        <w:ind w:left="36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1">
      <w:pPr>
        <w:jc w:val="center"/>
        <w:rPr>
          <w:sz w:val="24"/>
          <w:szCs w:val="24"/>
        </w:rPr>
      </w:pPr>
      <w:r w:rsidDel="00000000" w:rsidR="00000000" w:rsidRPr="00000000">
        <w:rPr>
          <w:sz w:val="24"/>
          <w:szCs w:val="24"/>
        </w:rPr>
        <w:drawing>
          <wp:inline distB="0" distT="0" distL="0" distR="0">
            <wp:extent cx="5163503" cy="1859924"/>
            <wp:effectExtent b="0" l="0" r="0" t="0"/>
            <wp:docPr descr="Relógio com números e letras em fundo branco&#10;&#10;Descrição gerada automaticamente com confiança baixa" id="15" name="image1.png"/>
            <a:graphic>
              <a:graphicData uri="http://schemas.openxmlformats.org/drawingml/2006/picture">
                <pic:pic>
                  <pic:nvPicPr>
                    <pic:cNvPr descr="Relógio com números e letras em fundo branco&#10;&#10;Descrição gerada automaticamente com confiança baixa" id="0" name="image1.png"/>
                    <pic:cNvPicPr preferRelativeResize="0"/>
                  </pic:nvPicPr>
                  <pic:blipFill>
                    <a:blip r:embed="rId8"/>
                    <a:srcRect b="0" l="0" r="0" t="0"/>
                    <a:stretch>
                      <a:fillRect/>
                    </a:stretch>
                  </pic:blipFill>
                  <pic:spPr>
                    <a:xfrm>
                      <a:off x="0" y="0"/>
                      <a:ext cx="5163503" cy="1859924"/>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numPr>
          <w:ilvl w:val="0"/>
          <w:numId w:val="5"/>
        </w:numPr>
        <w:spacing w:after="0" w:line="276" w:lineRule="auto"/>
        <w:ind w:left="502"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Elabore um algoritmo que leia as notas de uma classe com 10 participantes durante 4 bimestres de um ano. As 4 notas de cada participante serão armazenadas em uma linha de uma matriz de números reais, logo cada linha da matriz serão as notas de um participante. Em um vetor de números reais, armazene as médias de cada participante e exiba as médias de cada um na tela.</w:t>
      </w:r>
    </w:p>
    <w:p w:rsidR="00000000" w:rsidDel="00000000" w:rsidP="00000000" w:rsidRDefault="00000000" w:rsidRPr="00000000" w14:paraId="000003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4">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Veja o exemplo abaixo:</w:t>
      </w:r>
    </w:p>
    <w:p w:rsidR="00000000" w:rsidDel="00000000" w:rsidP="00000000" w:rsidRDefault="00000000" w:rsidRPr="00000000" w14:paraId="00000375">
      <w:pPr>
        <w:spacing w:after="0" w:line="276" w:lineRule="auto"/>
        <w:rPr>
          <w:rFonts w:ascii="Arial" w:cs="Arial" w:eastAsia="Arial" w:hAnsi="Arial"/>
          <w:sz w:val="24"/>
          <w:szCs w:val="24"/>
        </w:rPr>
      </w:pPr>
      <w:r w:rsidDel="00000000" w:rsidR="00000000" w:rsidRPr="00000000">
        <w:rPr>
          <w:rtl w:val="0"/>
        </w:rPr>
      </w:r>
    </w:p>
    <w:tbl>
      <w:tblPr>
        <w:tblStyle w:val="Table12"/>
        <w:tblW w:w="96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1"/>
        <w:gridCol w:w="739"/>
        <w:gridCol w:w="640"/>
        <w:gridCol w:w="739"/>
        <w:gridCol w:w="739"/>
        <w:gridCol w:w="326"/>
        <w:gridCol w:w="262"/>
        <w:gridCol w:w="550"/>
        <w:gridCol w:w="550"/>
        <w:gridCol w:w="550"/>
        <w:gridCol w:w="550"/>
        <w:gridCol w:w="550"/>
        <w:gridCol w:w="550"/>
        <w:gridCol w:w="550"/>
        <w:gridCol w:w="550"/>
        <w:gridCol w:w="550"/>
        <w:gridCol w:w="550"/>
        <w:gridCol w:w="262"/>
        <w:tblGridChange w:id="0">
          <w:tblGrid>
            <w:gridCol w:w="401"/>
            <w:gridCol w:w="739"/>
            <w:gridCol w:w="640"/>
            <w:gridCol w:w="739"/>
            <w:gridCol w:w="739"/>
            <w:gridCol w:w="326"/>
            <w:gridCol w:w="262"/>
            <w:gridCol w:w="550"/>
            <w:gridCol w:w="550"/>
            <w:gridCol w:w="550"/>
            <w:gridCol w:w="550"/>
            <w:gridCol w:w="550"/>
            <w:gridCol w:w="550"/>
            <w:gridCol w:w="550"/>
            <w:gridCol w:w="550"/>
            <w:gridCol w:w="550"/>
            <w:gridCol w:w="550"/>
            <w:gridCol w:w="262"/>
          </w:tblGrid>
        </w:tblGridChange>
      </w:tblGrid>
      <w:tr>
        <w:trPr>
          <w:cantSplit w:val="0"/>
          <w:tblHeader w:val="0"/>
        </w:trPr>
        <w:tc>
          <w:tcPr>
            <w:gridSpan w:val="6"/>
            <w:tcBorders>
              <w:top w:color="000000" w:space="0" w:sz="12" w:val="single"/>
              <w:left w:color="000000" w:space="0" w:sz="12" w:val="single"/>
              <w:bottom w:color="000000" w:space="0" w:sz="12" w:val="single"/>
              <w:right w:color="000000" w:space="0" w:sz="12" w:val="single"/>
            </w:tcBorders>
            <w:shd w:fill="000000" w:val="clear"/>
          </w:tcPr>
          <w:p w:rsidR="00000000" w:rsidDel="00000000" w:rsidP="00000000" w:rsidRDefault="00000000" w:rsidRPr="00000000" w14:paraId="00000376">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ENTRADA</w:t>
            </w:r>
          </w:p>
        </w:tc>
        <w:tc>
          <w:tcPr>
            <w:gridSpan w:val="12"/>
            <w:tcBorders>
              <w:top w:color="000000" w:space="0" w:sz="12" w:val="single"/>
              <w:left w:color="000000" w:space="0" w:sz="12" w:val="single"/>
              <w:bottom w:color="000000" w:space="0" w:sz="12" w:val="single"/>
              <w:right w:color="000000" w:space="0" w:sz="12" w:val="single"/>
            </w:tcBorders>
            <w:shd w:fill="000000" w:val="clear"/>
          </w:tcPr>
          <w:p w:rsidR="00000000" w:rsidDel="00000000" w:rsidP="00000000" w:rsidRDefault="00000000" w:rsidRPr="00000000" w14:paraId="0000037C">
            <w:pPr>
              <w:spacing w:line="276" w:lineRule="auto"/>
              <w:jc w:val="center"/>
              <w:rPr>
                <w:rFonts w:ascii="Arial" w:cs="Arial" w:eastAsia="Arial" w:hAnsi="Arial"/>
                <w:b w:val="1"/>
                <w:color w:val="ffffff"/>
                <w:sz w:val="24"/>
                <w:szCs w:val="24"/>
              </w:rPr>
            </w:pPr>
            <w:r w:rsidDel="00000000" w:rsidR="00000000" w:rsidRPr="00000000">
              <w:rPr>
                <w:rFonts w:ascii="Arial" w:cs="Arial" w:eastAsia="Arial" w:hAnsi="Arial"/>
                <w:b w:val="1"/>
                <w:color w:val="ffffff"/>
                <w:sz w:val="24"/>
                <w:szCs w:val="24"/>
                <w:rtl w:val="0"/>
              </w:rPr>
              <w:t xml:space="preserve">SAÍDA</w:t>
            </w:r>
          </w:p>
        </w:tc>
      </w:tr>
      <w:tr>
        <w:trPr>
          <w:cantSplit w:val="0"/>
          <w:tblHeader w:val="0"/>
        </w:trPr>
        <w:tc>
          <w:tcPr>
            <w:gridSpan w:val="6"/>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388">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38E">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6"/>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9A">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matriz</w:t>
            </w: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A0">
            <w:pPr>
              <w:spacing w:line="276"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vetor</w:t>
            </w: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AC">
            <w:pPr>
              <w:spacing w:line="276" w:lineRule="auto"/>
              <w:rPr>
                <w:rFonts w:ascii="Arial" w:cs="Arial" w:eastAsia="Arial" w:hAnsi="Arial"/>
                <w:b w:val="1"/>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A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A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A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B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B1">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B2">
            <w:pPr>
              <w:spacing w:line="276" w:lineRule="auto"/>
              <w:rPr>
                <w:rFonts w:ascii="Arial" w:cs="Arial" w:eastAsia="Arial" w:hAnsi="Arial"/>
                <w:b w:val="1"/>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BE">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B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4.7</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C3">
            <w:pPr>
              <w:spacing w:line="276" w:lineRule="auto"/>
              <w:rPr>
                <w:rFonts w:ascii="Arial" w:cs="Arial" w:eastAsia="Arial" w:hAnsi="Arial"/>
                <w:sz w:val="24"/>
                <w:szCs w:val="24"/>
              </w:rPr>
            </w:pPr>
            <w:r w:rsidDel="00000000" w:rsidR="00000000" w:rsidRPr="00000000">
              <w:rPr>
                <w:rtl w:val="0"/>
              </w:rPr>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C4">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5">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5.4</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7">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8">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9">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B">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C">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D">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6.2</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C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8.9</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CF">
            <w:pPr>
              <w:spacing w:line="276" w:lineRule="auto"/>
              <w:rPr>
                <w:rFonts w:ascii="Arial" w:cs="Arial" w:eastAsia="Arial" w:hAnsi="Arial"/>
                <w:sz w:val="24"/>
                <w:szCs w:val="24"/>
              </w:rPr>
            </w:pPr>
            <w:r w:rsidDel="00000000" w:rsidR="00000000" w:rsidRPr="00000000">
              <w:rPr>
                <w:rtl w:val="0"/>
              </w:rPr>
            </w:r>
          </w:p>
        </w:tc>
      </w:tr>
      <w:tr>
        <w:trPr>
          <w:cantSplit w:val="0"/>
          <w:trHeight w:val="332.37304687500006" w:hRule="atLeast"/>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D0">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D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D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D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D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D5">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D6">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E2">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E3">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E4">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E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E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8.2</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E7">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E8">
            <w:pPr>
              <w:spacing w:line="276" w:lineRule="auto"/>
              <w:rPr>
                <w:rFonts w:ascii="Arial" w:cs="Arial" w:eastAsia="Arial" w:hAnsi="Arial"/>
                <w:i w:val="1"/>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F4">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F5">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F6">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F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3F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6.3</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F9">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3FA">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06">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07">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08">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0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0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0B">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0C">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18">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19">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1A">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1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1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1D">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1E">
            <w:pPr>
              <w:spacing w:line="276" w:lineRule="auto"/>
              <w:rPr>
                <w:rFonts w:ascii="Arial" w:cs="Arial" w:eastAsia="Arial" w:hAnsi="Arial"/>
                <w:b w:val="1"/>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2A">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2B">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2C">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2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2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9.5</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2F">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30">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3C">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3D">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3E">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5.8</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3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4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41">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42">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4E">
            <w:pPr>
              <w:spacing w:line="276" w:lineRule="auto"/>
              <w:rPr>
                <w:rFonts w:ascii="Arial" w:cs="Arial" w:eastAsia="Arial" w:hAnsi="Arial"/>
                <w:sz w:val="24"/>
                <w:szCs w:val="24"/>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4F">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50">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51">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9.5</w:t>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452">
            <w:pPr>
              <w:spacing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53">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0" w:val="nil"/>
              <w:right w:color="000000" w:space="0" w:sz="12" w:val="single"/>
            </w:tcBorders>
          </w:tcPr>
          <w:p w:rsidR="00000000" w:rsidDel="00000000" w:rsidP="00000000" w:rsidRDefault="00000000" w:rsidRPr="00000000" w14:paraId="00000454">
            <w:pPr>
              <w:spacing w:line="276" w:lineRule="auto"/>
              <w:rPr>
                <w:rFonts w:ascii="Arial" w:cs="Arial" w:eastAsia="Arial" w:hAnsi="Arial"/>
                <w:sz w:val="24"/>
                <w:szCs w:val="24"/>
              </w:rPr>
            </w:pPr>
            <w:r w:rsidDel="00000000" w:rsidR="00000000" w:rsidRPr="00000000">
              <w:rPr>
                <w:rtl w:val="0"/>
              </w:rPr>
            </w:r>
          </w:p>
        </w:tc>
      </w:tr>
      <w:tr>
        <w:trPr>
          <w:cantSplit w:val="0"/>
          <w:tblHeader w:val="0"/>
        </w:trPr>
        <w:tc>
          <w:tcPr>
            <w:gridSpan w:val="6"/>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460">
            <w:pPr>
              <w:spacing w:line="276" w:lineRule="auto"/>
              <w:rPr>
                <w:rFonts w:ascii="Arial" w:cs="Arial" w:eastAsia="Arial" w:hAnsi="Arial"/>
                <w:sz w:val="24"/>
                <w:szCs w:val="24"/>
              </w:rPr>
            </w:pPr>
            <w:r w:rsidDel="00000000" w:rsidR="00000000" w:rsidRPr="00000000">
              <w:rPr>
                <w:rtl w:val="0"/>
              </w:rPr>
            </w:r>
          </w:p>
        </w:tc>
        <w:tc>
          <w:tcPr>
            <w:gridSpan w:val="12"/>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466">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472">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3">
      <w:pPr>
        <w:spacing w:after="0" w:line="276" w:lineRule="auto"/>
        <w:rPr>
          <w:rFonts w:ascii="Arial" w:cs="Arial" w:eastAsia="Arial" w:hAnsi="Arial"/>
          <w:i w:val="1"/>
          <w:color w:val="ff0000"/>
          <w:sz w:val="24"/>
          <w:szCs w:val="24"/>
        </w:rPr>
      </w:pPr>
      <w:r w:rsidDel="00000000" w:rsidR="00000000" w:rsidRPr="00000000">
        <w:rPr>
          <w:rFonts w:ascii="Arial" w:cs="Arial" w:eastAsia="Arial" w:hAnsi="Arial"/>
          <w:i w:val="1"/>
          <w:color w:val="ff0000"/>
          <w:sz w:val="24"/>
          <w:szCs w:val="24"/>
          <w:rtl w:val="0"/>
        </w:rPr>
        <w:t xml:space="preserve">No exemplo acima, as notas e as médias foram ajustadas para uma casa decimal.</w:t>
      </w:r>
    </w:p>
    <w:p w:rsidR="00000000" w:rsidDel="00000000" w:rsidP="00000000" w:rsidRDefault="00000000" w:rsidRPr="00000000" w14:paraId="00000474">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 construção do Algoritmo, utilize os seguintes conteúdos:</w:t>
      </w:r>
    </w:p>
    <w:p w:rsidR="00000000" w:rsidDel="00000000" w:rsidP="00000000" w:rsidRDefault="00000000" w:rsidRPr="00000000" w14:paraId="00000476">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Entrada e Saída de dados</w:t>
      </w:r>
    </w:p>
    <w:p w:rsidR="00000000" w:rsidDel="00000000" w:rsidP="00000000" w:rsidRDefault="00000000" w:rsidRPr="00000000" w14:paraId="00000477">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Condicionais</w:t>
      </w:r>
    </w:p>
    <w:p w:rsidR="00000000" w:rsidDel="00000000" w:rsidP="00000000" w:rsidRDefault="00000000" w:rsidRPr="00000000" w14:paraId="00000478">
      <w:pPr>
        <w:numPr>
          <w:ilvl w:val="0"/>
          <w:numId w:val="4"/>
        </w:numPr>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Laços de Repetição</w:t>
        <w:tab/>
      </w:r>
    </w:p>
    <w:p w:rsidR="00000000" w:rsidDel="00000000" w:rsidP="00000000" w:rsidRDefault="00000000" w:rsidRPr="00000000" w14:paraId="00000479">
      <w:pPr>
        <w:numPr>
          <w:ilvl w:val="0"/>
          <w:numId w:val="4"/>
        </w:numPr>
        <w:spacing w:after="0" w:line="276"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Matrizes</w:t>
      </w:r>
    </w:p>
    <w:p w:rsidR="00000000" w:rsidDel="00000000" w:rsidP="00000000" w:rsidRDefault="00000000" w:rsidRPr="00000000" w14:paraId="0000047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C">
      <w:pPr>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D">
      <w:pPr>
        <w:spacing w:after="280" w:before="280" w:line="240" w:lineRule="auto"/>
        <w:rPr>
          <w:rFonts w:ascii="Arial" w:cs="Arial" w:eastAsia="Arial" w:hAnsi="Arial"/>
          <w:b w:val="1"/>
          <w:sz w:val="24"/>
          <w:szCs w:val="24"/>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418"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Generation Brasil - </w:t>
    </w:r>
    <w:r w:rsidDel="00000000" w:rsidR="00000000" w:rsidRPr="00000000">
      <w:rPr>
        <w:rFonts w:ascii="Arial" w:cs="Arial" w:eastAsia="Arial" w:hAnsi="Arial"/>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decimal"/>
      <w:lvlText w:val="%1)"/>
      <w:lvlJc w:val="left"/>
      <w:pPr>
        <w:ind w:left="50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pt-BR"/>
      </w:rPr>
    </w:rPrDefault>
    <w:pPrDefault>
      <w:pPr>
        <w:spacing w:after="16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240" w:lineRule="auto"/>
      <w:jc w:val="center"/>
    </w:pPr>
    <w:rPr>
      <w:rFonts w:ascii="Calibri" w:cs="Calibri" w:eastAsia="Calibri" w:hAnsi="Calibri"/>
      <w:color w:val="2f5496"/>
      <w:sz w:val="40"/>
      <w:szCs w:val="40"/>
    </w:rPr>
  </w:style>
  <w:style w:type="paragraph" w:styleId="Heading2">
    <w:name w:val="heading 2"/>
    <w:basedOn w:val="Normal"/>
    <w:next w:val="Normal"/>
    <w:pPr>
      <w:keepNext w:val="1"/>
      <w:keepLines w:val="1"/>
      <w:spacing w:after="40" w:before="160" w:line="240" w:lineRule="auto"/>
      <w:jc w:val="center"/>
    </w:pPr>
    <w:rPr>
      <w:rFonts w:ascii="Calibri" w:cs="Calibri" w:eastAsia="Calibri" w:hAnsi="Calibri"/>
      <w:sz w:val="32"/>
      <w:szCs w:val="32"/>
    </w:rPr>
  </w:style>
  <w:style w:type="paragraph" w:styleId="Heading3">
    <w:name w:val="heading 3"/>
    <w:basedOn w:val="Normal"/>
    <w:next w:val="Normal"/>
    <w:pPr>
      <w:keepNext w:val="1"/>
      <w:keepLines w:val="1"/>
      <w:spacing w:after="0" w:before="160" w:line="240" w:lineRule="auto"/>
    </w:pPr>
    <w:rPr>
      <w:rFonts w:ascii="Calibri" w:cs="Calibri" w:eastAsia="Calibri" w:hAnsi="Calibri"/>
      <w:sz w:val="32"/>
      <w:szCs w:val="32"/>
    </w:rPr>
  </w:style>
  <w:style w:type="paragraph" w:styleId="Heading4">
    <w:name w:val="heading 4"/>
    <w:basedOn w:val="Normal"/>
    <w:next w:val="Normal"/>
    <w:pPr>
      <w:keepNext w:val="1"/>
      <w:keepLines w:val="1"/>
      <w:spacing w:after="0" w:before="80" w:lineRule="auto"/>
    </w:pPr>
    <w:rPr>
      <w:rFonts w:ascii="Calibri" w:cs="Calibri" w:eastAsia="Calibri" w:hAnsi="Calibri"/>
      <w:i w:val="1"/>
      <w:sz w:val="30"/>
      <w:szCs w:val="30"/>
    </w:rPr>
  </w:style>
  <w:style w:type="paragraph" w:styleId="Heading5">
    <w:name w:val="heading 5"/>
    <w:basedOn w:val="Normal"/>
    <w:next w:val="Normal"/>
    <w:pPr>
      <w:keepNext w:val="1"/>
      <w:keepLines w:val="1"/>
      <w:spacing w:after="0" w:before="40" w:lineRule="auto"/>
    </w:pPr>
    <w:rPr>
      <w:rFonts w:ascii="Calibri" w:cs="Calibri" w:eastAsia="Calibri" w:hAnsi="Calibri"/>
      <w:sz w:val="28"/>
      <w:szCs w:val="28"/>
    </w:rPr>
  </w:style>
  <w:style w:type="paragraph" w:styleId="Heading6">
    <w:name w:val="heading 6"/>
    <w:basedOn w:val="Normal"/>
    <w:next w:val="Normal"/>
    <w:pPr>
      <w:keepNext w:val="1"/>
      <w:keepLines w:val="1"/>
      <w:spacing w:after="0" w:before="40" w:lineRule="auto"/>
    </w:pPr>
    <w:rPr>
      <w:rFonts w:ascii="Calibri" w:cs="Calibri" w:eastAsia="Calibri" w:hAnsi="Calibri"/>
      <w:i w:val="1"/>
      <w:sz w:val="26"/>
      <w:szCs w:val="26"/>
    </w:rPr>
  </w:style>
  <w:style w:type="paragraph" w:styleId="Title">
    <w:name w:val="Title"/>
    <w:basedOn w:val="Normal"/>
    <w:next w:val="Normal"/>
    <w:pPr>
      <w:pBdr>
        <w:top w:color="a5a5a5" w:space="8" w:sz="6" w:val="single"/>
        <w:bottom w:color="a5a5a5" w:space="8" w:sz="6" w:val="single"/>
      </w:pBdr>
      <w:spacing w:after="400" w:line="240" w:lineRule="auto"/>
      <w:jc w:val="center"/>
    </w:pPr>
    <w:rPr>
      <w:rFonts w:ascii="Calibri" w:cs="Calibri" w:eastAsia="Calibri" w:hAnsi="Calibri"/>
      <w:smallCaps w:val="1"/>
      <w:color w:val="44546a"/>
      <w:sz w:val="72"/>
      <w:szCs w:val="72"/>
    </w:rPr>
  </w:style>
  <w:style w:type="paragraph" w:styleId="Normal" w:default="1">
    <w:name w:val="Normal"/>
    <w:qFormat w:val="1"/>
    <w:rsid w:val="003F2BAB"/>
  </w:style>
  <w:style w:type="paragraph" w:styleId="Ttulo1">
    <w:name w:val="heading 1"/>
    <w:basedOn w:val="Normal"/>
    <w:next w:val="Normal"/>
    <w:link w:val="Ttulo1Char"/>
    <w:uiPriority w:val="9"/>
    <w:qFormat w:val="1"/>
    <w:rsid w:val="003F2BAB"/>
    <w:pPr>
      <w:keepNext w:val="1"/>
      <w:keepLines w:val="1"/>
      <w:spacing w:after="80" w:before="320" w:line="240" w:lineRule="auto"/>
      <w:jc w:val="center"/>
      <w:outlineLvl w:val="0"/>
    </w:pPr>
    <w:rPr>
      <w:rFonts w:asciiTheme="majorHAnsi" w:cstheme="majorBidi" w:eastAsiaTheme="majorEastAsia" w:hAnsiTheme="majorHAnsi"/>
      <w:color w:val="2f5496" w:themeColor="accent1" w:themeShade="0000BF"/>
      <w:sz w:val="40"/>
      <w:szCs w:val="40"/>
    </w:rPr>
  </w:style>
  <w:style w:type="paragraph" w:styleId="Ttulo2">
    <w:name w:val="heading 2"/>
    <w:basedOn w:val="Normal"/>
    <w:next w:val="Normal"/>
    <w:link w:val="Ttulo2Char"/>
    <w:uiPriority w:val="9"/>
    <w:semiHidden w:val="1"/>
    <w:unhideWhenUsed w:val="1"/>
    <w:qFormat w:val="1"/>
    <w:rsid w:val="003F2BAB"/>
    <w:pPr>
      <w:keepNext w:val="1"/>
      <w:keepLines w:val="1"/>
      <w:spacing w:after="40" w:before="160" w:line="240" w:lineRule="auto"/>
      <w:jc w:val="center"/>
      <w:outlineLvl w:val="1"/>
    </w:pPr>
    <w:rPr>
      <w:rFonts w:asciiTheme="majorHAnsi" w:cstheme="majorBidi" w:eastAsiaTheme="majorEastAsia" w:hAnsiTheme="majorHAnsi"/>
      <w:sz w:val="32"/>
      <w:szCs w:val="32"/>
    </w:rPr>
  </w:style>
  <w:style w:type="paragraph" w:styleId="Ttulo3">
    <w:name w:val="heading 3"/>
    <w:basedOn w:val="Normal"/>
    <w:next w:val="Normal"/>
    <w:link w:val="Ttulo3Char"/>
    <w:uiPriority w:val="9"/>
    <w:semiHidden w:val="1"/>
    <w:unhideWhenUsed w:val="1"/>
    <w:qFormat w:val="1"/>
    <w:rsid w:val="003F2BAB"/>
    <w:pPr>
      <w:keepNext w:val="1"/>
      <w:keepLines w:val="1"/>
      <w:spacing w:after="0" w:before="160" w:line="240" w:lineRule="auto"/>
      <w:outlineLvl w:val="2"/>
    </w:pPr>
    <w:rPr>
      <w:rFonts w:asciiTheme="majorHAnsi" w:cstheme="majorBidi" w:eastAsiaTheme="majorEastAsia" w:hAnsiTheme="majorHAnsi"/>
      <w:sz w:val="32"/>
      <w:szCs w:val="32"/>
    </w:rPr>
  </w:style>
  <w:style w:type="paragraph" w:styleId="Ttulo4">
    <w:name w:val="heading 4"/>
    <w:basedOn w:val="Normal"/>
    <w:next w:val="Normal"/>
    <w:link w:val="Ttulo4Char"/>
    <w:uiPriority w:val="9"/>
    <w:semiHidden w:val="1"/>
    <w:unhideWhenUsed w:val="1"/>
    <w:qFormat w:val="1"/>
    <w:rsid w:val="003F2BAB"/>
    <w:pPr>
      <w:keepNext w:val="1"/>
      <w:keepLines w:val="1"/>
      <w:spacing w:after="0" w:before="80"/>
      <w:outlineLvl w:val="3"/>
    </w:pPr>
    <w:rPr>
      <w:rFonts w:asciiTheme="majorHAnsi" w:cstheme="majorBidi" w:eastAsiaTheme="majorEastAsia" w:hAnsiTheme="majorHAnsi"/>
      <w:i w:val="1"/>
      <w:iCs w:val="1"/>
      <w:sz w:val="30"/>
      <w:szCs w:val="30"/>
    </w:rPr>
  </w:style>
  <w:style w:type="paragraph" w:styleId="Ttulo5">
    <w:name w:val="heading 5"/>
    <w:basedOn w:val="Normal"/>
    <w:next w:val="Normal"/>
    <w:link w:val="Ttulo5Char"/>
    <w:uiPriority w:val="9"/>
    <w:semiHidden w:val="1"/>
    <w:unhideWhenUsed w:val="1"/>
    <w:qFormat w:val="1"/>
    <w:rsid w:val="003F2BAB"/>
    <w:pPr>
      <w:keepNext w:val="1"/>
      <w:keepLines w:val="1"/>
      <w:spacing w:after="0" w:before="40"/>
      <w:outlineLvl w:val="4"/>
    </w:pPr>
    <w:rPr>
      <w:rFonts w:asciiTheme="majorHAnsi" w:cstheme="majorBidi" w:eastAsiaTheme="majorEastAsia" w:hAnsiTheme="majorHAnsi"/>
      <w:sz w:val="28"/>
      <w:szCs w:val="28"/>
    </w:rPr>
  </w:style>
  <w:style w:type="paragraph" w:styleId="Ttulo6">
    <w:name w:val="heading 6"/>
    <w:basedOn w:val="Normal"/>
    <w:next w:val="Normal"/>
    <w:link w:val="Ttulo6Char"/>
    <w:uiPriority w:val="9"/>
    <w:semiHidden w:val="1"/>
    <w:unhideWhenUsed w:val="1"/>
    <w:qFormat w:val="1"/>
    <w:rsid w:val="003F2BAB"/>
    <w:pPr>
      <w:keepNext w:val="1"/>
      <w:keepLines w:val="1"/>
      <w:spacing w:after="0" w:before="40"/>
      <w:outlineLvl w:val="5"/>
    </w:pPr>
    <w:rPr>
      <w:rFonts w:asciiTheme="majorHAnsi" w:cstheme="majorBidi" w:eastAsiaTheme="majorEastAsia" w:hAnsiTheme="majorHAnsi"/>
      <w:i w:val="1"/>
      <w:iCs w:val="1"/>
      <w:sz w:val="26"/>
      <w:szCs w:val="26"/>
    </w:rPr>
  </w:style>
  <w:style w:type="paragraph" w:styleId="Ttulo7">
    <w:name w:val="heading 7"/>
    <w:basedOn w:val="Normal"/>
    <w:next w:val="Normal"/>
    <w:link w:val="Ttulo7Char"/>
    <w:uiPriority w:val="9"/>
    <w:semiHidden w:val="1"/>
    <w:unhideWhenUsed w:val="1"/>
    <w:qFormat w:val="1"/>
    <w:rsid w:val="003F2BAB"/>
    <w:pPr>
      <w:keepNext w:val="1"/>
      <w:keepLines w:val="1"/>
      <w:spacing w:after="0" w:before="40"/>
      <w:outlineLvl w:val="6"/>
    </w:pPr>
    <w:rPr>
      <w:rFonts w:asciiTheme="majorHAnsi" w:cstheme="majorBidi" w:eastAsiaTheme="majorEastAsia" w:hAnsiTheme="majorHAnsi"/>
      <w:sz w:val="24"/>
      <w:szCs w:val="24"/>
    </w:rPr>
  </w:style>
  <w:style w:type="paragraph" w:styleId="Ttulo8">
    <w:name w:val="heading 8"/>
    <w:basedOn w:val="Normal"/>
    <w:next w:val="Normal"/>
    <w:link w:val="Ttulo8Char"/>
    <w:uiPriority w:val="9"/>
    <w:semiHidden w:val="1"/>
    <w:unhideWhenUsed w:val="1"/>
    <w:qFormat w:val="1"/>
    <w:rsid w:val="003F2BAB"/>
    <w:pPr>
      <w:keepNext w:val="1"/>
      <w:keepLines w:val="1"/>
      <w:spacing w:after="0" w:before="40"/>
      <w:outlineLvl w:val="7"/>
    </w:pPr>
    <w:rPr>
      <w:rFonts w:asciiTheme="majorHAnsi" w:cstheme="majorBidi" w:eastAsiaTheme="majorEastAsia" w:hAnsiTheme="majorHAnsi"/>
      <w:i w:val="1"/>
      <w:iCs w:val="1"/>
      <w:sz w:val="22"/>
      <w:szCs w:val="22"/>
    </w:rPr>
  </w:style>
  <w:style w:type="paragraph" w:styleId="Ttulo9">
    <w:name w:val="heading 9"/>
    <w:basedOn w:val="Normal"/>
    <w:next w:val="Normal"/>
    <w:link w:val="Ttulo9Char"/>
    <w:uiPriority w:val="9"/>
    <w:semiHidden w:val="1"/>
    <w:unhideWhenUsed w:val="1"/>
    <w:qFormat w:val="1"/>
    <w:rsid w:val="003F2BAB"/>
    <w:pPr>
      <w:keepNext w:val="1"/>
      <w:keepLines w:val="1"/>
      <w:spacing w:after="0" w:before="40"/>
      <w:outlineLvl w:val="8"/>
    </w:pPr>
    <w:rPr>
      <w:b w:val="1"/>
      <w:bCs w:val="1"/>
      <w:i w:val="1"/>
      <w:iCs w:val="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0458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grafodaLista">
    <w:name w:val="List Paragraph"/>
    <w:basedOn w:val="Normal"/>
    <w:uiPriority w:val="34"/>
    <w:qFormat w:val="1"/>
    <w:rsid w:val="00B97D32"/>
    <w:pPr>
      <w:ind w:left="720"/>
      <w:contextualSpacing w:val="1"/>
    </w:pPr>
  </w:style>
  <w:style w:type="paragraph" w:styleId="Cabealho">
    <w:name w:val="header"/>
    <w:basedOn w:val="Normal"/>
    <w:link w:val="CabealhoChar"/>
    <w:uiPriority w:val="99"/>
    <w:unhideWhenUsed w:val="1"/>
    <w:rsid w:val="008928E6"/>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8928E6"/>
  </w:style>
  <w:style w:type="paragraph" w:styleId="Rodap">
    <w:name w:val="footer"/>
    <w:basedOn w:val="Normal"/>
    <w:link w:val="RodapChar"/>
    <w:uiPriority w:val="99"/>
    <w:unhideWhenUsed w:val="1"/>
    <w:rsid w:val="008928E6"/>
    <w:pPr>
      <w:tabs>
        <w:tab w:val="center" w:pos="4252"/>
        <w:tab w:val="right" w:pos="8504"/>
      </w:tabs>
      <w:spacing w:after="0" w:line="240" w:lineRule="auto"/>
    </w:pPr>
  </w:style>
  <w:style w:type="character" w:styleId="RodapChar" w:customStyle="1">
    <w:name w:val="Rodapé Char"/>
    <w:basedOn w:val="Fontepargpadro"/>
    <w:link w:val="Rodap"/>
    <w:uiPriority w:val="99"/>
    <w:rsid w:val="008928E6"/>
  </w:style>
  <w:style w:type="character" w:styleId="Ttulo1Char" w:customStyle="1">
    <w:name w:val="Título 1 Char"/>
    <w:basedOn w:val="Fontepargpadro"/>
    <w:link w:val="Ttulo1"/>
    <w:uiPriority w:val="9"/>
    <w:rsid w:val="003F2BAB"/>
    <w:rPr>
      <w:rFonts w:asciiTheme="majorHAnsi" w:cstheme="majorBidi" w:eastAsiaTheme="majorEastAsia" w:hAnsiTheme="majorHAnsi"/>
      <w:color w:val="2f5496" w:themeColor="accent1" w:themeShade="0000BF"/>
      <w:sz w:val="40"/>
      <w:szCs w:val="40"/>
    </w:rPr>
  </w:style>
  <w:style w:type="character" w:styleId="Ttulo2Char" w:customStyle="1">
    <w:name w:val="Título 2 Char"/>
    <w:basedOn w:val="Fontepargpadro"/>
    <w:link w:val="Ttulo2"/>
    <w:uiPriority w:val="9"/>
    <w:semiHidden w:val="1"/>
    <w:rsid w:val="003F2BAB"/>
    <w:rPr>
      <w:rFonts w:asciiTheme="majorHAnsi" w:cstheme="majorBidi" w:eastAsiaTheme="majorEastAsia" w:hAnsiTheme="majorHAnsi"/>
      <w:sz w:val="32"/>
      <w:szCs w:val="32"/>
    </w:rPr>
  </w:style>
  <w:style w:type="character" w:styleId="Ttulo3Char" w:customStyle="1">
    <w:name w:val="Título 3 Char"/>
    <w:basedOn w:val="Fontepargpadro"/>
    <w:link w:val="Ttulo3"/>
    <w:uiPriority w:val="9"/>
    <w:semiHidden w:val="1"/>
    <w:rsid w:val="003F2BAB"/>
    <w:rPr>
      <w:rFonts w:asciiTheme="majorHAnsi" w:cstheme="majorBidi" w:eastAsiaTheme="majorEastAsia" w:hAnsiTheme="majorHAnsi"/>
      <w:sz w:val="32"/>
      <w:szCs w:val="32"/>
    </w:rPr>
  </w:style>
  <w:style w:type="character" w:styleId="Ttulo4Char" w:customStyle="1">
    <w:name w:val="Título 4 Char"/>
    <w:basedOn w:val="Fontepargpadro"/>
    <w:link w:val="Ttulo4"/>
    <w:uiPriority w:val="9"/>
    <w:semiHidden w:val="1"/>
    <w:rsid w:val="003F2BAB"/>
    <w:rPr>
      <w:rFonts w:asciiTheme="majorHAnsi" w:cstheme="majorBidi" w:eastAsiaTheme="majorEastAsia" w:hAnsiTheme="majorHAnsi"/>
      <w:i w:val="1"/>
      <w:iCs w:val="1"/>
      <w:sz w:val="30"/>
      <w:szCs w:val="30"/>
    </w:rPr>
  </w:style>
  <w:style w:type="character" w:styleId="Ttulo5Char" w:customStyle="1">
    <w:name w:val="Título 5 Char"/>
    <w:basedOn w:val="Fontepargpadro"/>
    <w:link w:val="Ttulo5"/>
    <w:uiPriority w:val="9"/>
    <w:semiHidden w:val="1"/>
    <w:rsid w:val="003F2BAB"/>
    <w:rPr>
      <w:rFonts w:asciiTheme="majorHAnsi" w:cstheme="majorBidi" w:eastAsiaTheme="majorEastAsia" w:hAnsiTheme="majorHAnsi"/>
      <w:sz w:val="28"/>
      <w:szCs w:val="28"/>
    </w:rPr>
  </w:style>
  <w:style w:type="character" w:styleId="Ttulo6Char" w:customStyle="1">
    <w:name w:val="Título 6 Char"/>
    <w:basedOn w:val="Fontepargpadro"/>
    <w:link w:val="Ttulo6"/>
    <w:uiPriority w:val="9"/>
    <w:semiHidden w:val="1"/>
    <w:rsid w:val="003F2BAB"/>
    <w:rPr>
      <w:rFonts w:asciiTheme="majorHAnsi" w:cstheme="majorBidi" w:eastAsiaTheme="majorEastAsia" w:hAnsiTheme="majorHAnsi"/>
      <w:i w:val="1"/>
      <w:iCs w:val="1"/>
      <w:sz w:val="26"/>
      <w:szCs w:val="26"/>
    </w:rPr>
  </w:style>
  <w:style w:type="character" w:styleId="Ttulo7Char" w:customStyle="1">
    <w:name w:val="Título 7 Char"/>
    <w:basedOn w:val="Fontepargpadro"/>
    <w:link w:val="Ttulo7"/>
    <w:uiPriority w:val="9"/>
    <w:semiHidden w:val="1"/>
    <w:rsid w:val="003F2BAB"/>
    <w:rPr>
      <w:rFonts w:asciiTheme="majorHAnsi" w:cstheme="majorBidi" w:eastAsiaTheme="majorEastAsia" w:hAnsiTheme="majorHAnsi"/>
      <w:sz w:val="24"/>
      <w:szCs w:val="24"/>
    </w:rPr>
  </w:style>
  <w:style w:type="character" w:styleId="Ttulo8Char" w:customStyle="1">
    <w:name w:val="Título 8 Char"/>
    <w:basedOn w:val="Fontepargpadro"/>
    <w:link w:val="Ttulo8"/>
    <w:uiPriority w:val="9"/>
    <w:semiHidden w:val="1"/>
    <w:rsid w:val="003F2BAB"/>
    <w:rPr>
      <w:rFonts w:asciiTheme="majorHAnsi" w:cstheme="majorBidi" w:eastAsiaTheme="majorEastAsia" w:hAnsiTheme="majorHAnsi"/>
      <w:i w:val="1"/>
      <w:iCs w:val="1"/>
      <w:sz w:val="22"/>
      <w:szCs w:val="22"/>
    </w:rPr>
  </w:style>
  <w:style w:type="character" w:styleId="Ttulo9Char" w:customStyle="1">
    <w:name w:val="Título 9 Char"/>
    <w:basedOn w:val="Fontepargpadro"/>
    <w:link w:val="Ttulo9"/>
    <w:uiPriority w:val="9"/>
    <w:semiHidden w:val="1"/>
    <w:rsid w:val="003F2BAB"/>
    <w:rPr>
      <w:b w:val="1"/>
      <w:bCs w:val="1"/>
      <w:i w:val="1"/>
      <w:iCs w:val="1"/>
    </w:rPr>
  </w:style>
  <w:style w:type="paragraph" w:styleId="Legenda">
    <w:name w:val="caption"/>
    <w:basedOn w:val="Normal"/>
    <w:next w:val="Normal"/>
    <w:uiPriority w:val="35"/>
    <w:semiHidden w:val="1"/>
    <w:unhideWhenUsed w:val="1"/>
    <w:qFormat w:val="1"/>
    <w:rsid w:val="003F2BAB"/>
    <w:pPr>
      <w:spacing w:line="240" w:lineRule="auto"/>
    </w:pPr>
    <w:rPr>
      <w:b w:val="1"/>
      <w:bCs w:val="1"/>
      <w:color w:val="404040" w:themeColor="text1" w:themeTint="0000BF"/>
      <w:sz w:val="16"/>
      <w:szCs w:val="16"/>
    </w:rPr>
  </w:style>
  <w:style w:type="paragraph" w:styleId="Ttulo">
    <w:name w:val="Title"/>
    <w:basedOn w:val="Normal"/>
    <w:next w:val="Normal"/>
    <w:link w:val="TtuloChar"/>
    <w:uiPriority w:val="10"/>
    <w:qFormat w:val="1"/>
    <w:rsid w:val="003F2BAB"/>
    <w:pPr>
      <w:pBdr>
        <w:top w:color="a5a5a5" w:space="8" w:sz="6" w:themeColor="accent3" w:val="single"/>
        <w:bottom w:color="a5a5a5" w:space="8" w:sz="6" w:themeColor="accent3" w:val="single"/>
      </w:pBdr>
      <w:spacing w:after="400" w:line="240" w:lineRule="auto"/>
      <w:contextualSpacing w:val="1"/>
      <w:jc w:val="center"/>
    </w:pPr>
    <w:rPr>
      <w:rFonts w:asciiTheme="majorHAnsi" w:cstheme="majorBidi" w:eastAsiaTheme="majorEastAsia" w:hAnsiTheme="majorHAnsi"/>
      <w:caps w:val="1"/>
      <w:color w:val="44546a" w:themeColor="text2"/>
      <w:spacing w:val="30"/>
      <w:sz w:val="72"/>
      <w:szCs w:val="72"/>
    </w:rPr>
  </w:style>
  <w:style w:type="character" w:styleId="TtuloChar" w:customStyle="1">
    <w:name w:val="Título Char"/>
    <w:basedOn w:val="Fontepargpadro"/>
    <w:link w:val="Ttulo"/>
    <w:uiPriority w:val="10"/>
    <w:rsid w:val="003F2BAB"/>
    <w:rPr>
      <w:rFonts w:asciiTheme="majorHAnsi" w:cstheme="majorBidi" w:eastAsiaTheme="majorEastAsia" w:hAnsiTheme="majorHAnsi"/>
      <w:caps w:val="1"/>
      <w:color w:val="44546a" w:themeColor="text2"/>
      <w:spacing w:val="30"/>
      <w:sz w:val="72"/>
      <w:szCs w:val="72"/>
    </w:rPr>
  </w:style>
  <w:style w:type="paragraph" w:styleId="Subttulo">
    <w:name w:val="Subtitle"/>
    <w:basedOn w:val="Normal"/>
    <w:next w:val="Normal"/>
    <w:link w:val="SubttuloChar"/>
    <w:uiPriority w:val="11"/>
    <w:qFormat w:val="1"/>
    <w:rsid w:val="003F2BAB"/>
    <w:pPr>
      <w:numPr>
        <w:ilvl w:val="1"/>
      </w:numPr>
      <w:jc w:val="center"/>
    </w:pPr>
    <w:rPr>
      <w:color w:val="44546a" w:themeColor="text2"/>
      <w:sz w:val="28"/>
      <w:szCs w:val="28"/>
    </w:rPr>
  </w:style>
  <w:style w:type="character" w:styleId="SubttuloChar" w:customStyle="1">
    <w:name w:val="Subtítulo Char"/>
    <w:basedOn w:val="Fontepargpadro"/>
    <w:link w:val="Subttulo"/>
    <w:uiPriority w:val="11"/>
    <w:rsid w:val="003F2BAB"/>
    <w:rPr>
      <w:color w:val="44546a" w:themeColor="text2"/>
      <w:sz w:val="28"/>
      <w:szCs w:val="28"/>
    </w:rPr>
  </w:style>
  <w:style w:type="character" w:styleId="Forte">
    <w:name w:val="Strong"/>
    <w:basedOn w:val="Fontepargpadro"/>
    <w:uiPriority w:val="22"/>
    <w:qFormat w:val="1"/>
    <w:rsid w:val="003F2BAB"/>
    <w:rPr>
      <w:b w:val="1"/>
      <w:bCs w:val="1"/>
    </w:rPr>
  </w:style>
  <w:style w:type="character" w:styleId="nfase">
    <w:name w:val="Emphasis"/>
    <w:basedOn w:val="Fontepargpadro"/>
    <w:uiPriority w:val="20"/>
    <w:qFormat w:val="1"/>
    <w:rsid w:val="003F2BAB"/>
    <w:rPr>
      <w:i w:val="1"/>
      <w:iCs w:val="1"/>
      <w:color w:val="000000" w:themeColor="text1"/>
    </w:rPr>
  </w:style>
  <w:style w:type="paragraph" w:styleId="SemEspaamento">
    <w:name w:val="No Spacing"/>
    <w:uiPriority w:val="1"/>
    <w:qFormat w:val="1"/>
    <w:rsid w:val="003F2BAB"/>
    <w:pPr>
      <w:spacing w:after="0" w:line="240" w:lineRule="auto"/>
    </w:pPr>
  </w:style>
  <w:style w:type="paragraph" w:styleId="Citao">
    <w:name w:val="Quote"/>
    <w:basedOn w:val="Normal"/>
    <w:next w:val="Normal"/>
    <w:link w:val="CitaoChar"/>
    <w:uiPriority w:val="29"/>
    <w:qFormat w:val="1"/>
    <w:rsid w:val="003F2BAB"/>
    <w:pPr>
      <w:spacing w:before="160"/>
      <w:ind w:left="720" w:right="720"/>
      <w:jc w:val="center"/>
    </w:pPr>
    <w:rPr>
      <w:i w:val="1"/>
      <w:iCs w:val="1"/>
      <w:color w:val="7b7b7b" w:themeColor="accent3" w:themeShade="0000BF"/>
      <w:sz w:val="24"/>
      <w:szCs w:val="24"/>
    </w:rPr>
  </w:style>
  <w:style w:type="character" w:styleId="CitaoChar" w:customStyle="1">
    <w:name w:val="Citação Char"/>
    <w:basedOn w:val="Fontepargpadro"/>
    <w:link w:val="Citao"/>
    <w:uiPriority w:val="29"/>
    <w:rsid w:val="003F2BAB"/>
    <w:rPr>
      <w:i w:val="1"/>
      <w:iCs w:val="1"/>
      <w:color w:val="7b7b7b" w:themeColor="accent3" w:themeShade="0000BF"/>
      <w:sz w:val="24"/>
      <w:szCs w:val="24"/>
    </w:rPr>
  </w:style>
  <w:style w:type="paragraph" w:styleId="CitaoIntensa">
    <w:name w:val="Intense Quote"/>
    <w:basedOn w:val="Normal"/>
    <w:next w:val="Normal"/>
    <w:link w:val="CitaoIntensaChar"/>
    <w:uiPriority w:val="30"/>
    <w:qFormat w:val="1"/>
    <w:rsid w:val="003F2BAB"/>
    <w:pPr>
      <w:spacing w:before="160" w:line="276" w:lineRule="auto"/>
      <w:ind w:left="936" w:right="936"/>
      <w:jc w:val="center"/>
    </w:pPr>
    <w:rPr>
      <w:rFonts w:asciiTheme="majorHAnsi" w:cstheme="majorBidi" w:eastAsiaTheme="majorEastAsia" w:hAnsiTheme="majorHAnsi"/>
      <w:caps w:val="1"/>
      <w:color w:val="2f5496" w:themeColor="accent1" w:themeShade="0000BF"/>
      <w:sz w:val="28"/>
      <w:szCs w:val="28"/>
    </w:rPr>
  </w:style>
  <w:style w:type="character" w:styleId="CitaoIntensaChar" w:customStyle="1">
    <w:name w:val="Citação Intensa Char"/>
    <w:basedOn w:val="Fontepargpadro"/>
    <w:link w:val="CitaoIntensa"/>
    <w:uiPriority w:val="30"/>
    <w:rsid w:val="003F2BAB"/>
    <w:rPr>
      <w:rFonts w:asciiTheme="majorHAnsi" w:cstheme="majorBidi" w:eastAsiaTheme="majorEastAsia" w:hAnsiTheme="majorHAnsi"/>
      <w:caps w:val="1"/>
      <w:color w:val="2f5496" w:themeColor="accent1" w:themeShade="0000BF"/>
      <w:sz w:val="28"/>
      <w:szCs w:val="28"/>
    </w:rPr>
  </w:style>
  <w:style w:type="character" w:styleId="nfaseSutil">
    <w:name w:val="Subtle Emphasis"/>
    <w:basedOn w:val="Fontepargpadro"/>
    <w:uiPriority w:val="19"/>
    <w:qFormat w:val="1"/>
    <w:rsid w:val="003F2BAB"/>
    <w:rPr>
      <w:i w:val="1"/>
      <w:iCs w:val="1"/>
      <w:color w:val="595959" w:themeColor="text1" w:themeTint="0000A6"/>
    </w:rPr>
  </w:style>
  <w:style w:type="character" w:styleId="nfaseIntensa">
    <w:name w:val="Intense Emphasis"/>
    <w:basedOn w:val="Fontepargpadro"/>
    <w:uiPriority w:val="21"/>
    <w:qFormat w:val="1"/>
    <w:rsid w:val="003F2BAB"/>
    <w:rPr>
      <w:b w:val="1"/>
      <w:bCs w:val="1"/>
      <w:i w:val="1"/>
      <w:iCs w:val="1"/>
      <w:color w:val="auto"/>
    </w:rPr>
  </w:style>
  <w:style w:type="character" w:styleId="RefernciaSutil">
    <w:name w:val="Subtle Reference"/>
    <w:basedOn w:val="Fontepargpadro"/>
    <w:uiPriority w:val="31"/>
    <w:qFormat w:val="1"/>
    <w:rsid w:val="003F2BAB"/>
    <w:rPr>
      <w:caps w:val="0"/>
      <w:smallCaps w:val="1"/>
      <w:color w:val="404040" w:themeColor="text1" w:themeTint="0000BF"/>
      <w:spacing w:val="0"/>
      <w:u w:color="7f7f7f" w:themeColor="text1" w:themeTint="000080" w:val="single"/>
    </w:rPr>
  </w:style>
  <w:style w:type="character" w:styleId="RefernciaIntensa">
    <w:name w:val="Intense Reference"/>
    <w:basedOn w:val="Fontepargpadro"/>
    <w:uiPriority w:val="32"/>
    <w:qFormat w:val="1"/>
    <w:rsid w:val="003F2BAB"/>
    <w:rPr>
      <w:b w:val="1"/>
      <w:bCs w:val="1"/>
      <w:caps w:val="0"/>
      <w:smallCaps w:val="1"/>
      <w:color w:val="auto"/>
      <w:spacing w:val="0"/>
      <w:u w:val="single"/>
    </w:rPr>
  </w:style>
  <w:style w:type="character" w:styleId="TtulodoLivro">
    <w:name w:val="Book Title"/>
    <w:basedOn w:val="Fontepargpadro"/>
    <w:uiPriority w:val="33"/>
    <w:qFormat w:val="1"/>
    <w:rsid w:val="003F2BAB"/>
    <w:rPr>
      <w:b w:val="1"/>
      <w:bCs w:val="1"/>
      <w:caps w:val="0"/>
      <w:smallCaps w:val="1"/>
      <w:spacing w:val="0"/>
    </w:rPr>
  </w:style>
  <w:style w:type="paragraph" w:styleId="CabealhodoSumrio">
    <w:name w:val="TOC Heading"/>
    <w:basedOn w:val="Ttulo1"/>
    <w:next w:val="Normal"/>
    <w:uiPriority w:val="39"/>
    <w:semiHidden w:val="1"/>
    <w:unhideWhenUsed w:val="1"/>
    <w:qFormat w:val="1"/>
    <w:rsid w:val="003F2BAB"/>
    <w:pPr>
      <w:outlineLvl w:val="9"/>
    </w:pPr>
  </w:style>
  <w:style w:type="paragraph" w:styleId="LO-normal" w:customStyle="1">
    <w:name w:val="LO-normal"/>
    <w:qFormat w:val="1"/>
    <w:rsid w:val="00F2191B"/>
    <w:pPr>
      <w:suppressAutoHyphens w:val="1"/>
      <w:spacing w:after="0" w:line="276" w:lineRule="auto"/>
    </w:pPr>
    <w:rPr>
      <w:rFonts w:ascii="Arial" w:cs="Arial" w:eastAsia="Arial" w:hAnsi="Arial"/>
      <w:sz w:val="22"/>
      <w:szCs w:val="22"/>
      <w:lang w:bidi="hi-IN" w:eastAsia="zh-CN" w:val="en-US"/>
    </w:r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color w:val="44546a"/>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FiNtlKv0cIUioq3xwmutp/0y+A==">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2022-03-16T09:38:00Z</dcterms:created>
  <dc:creator>Rafael Queiróz</dc:creator>
</cp:coreProperties>
</file>